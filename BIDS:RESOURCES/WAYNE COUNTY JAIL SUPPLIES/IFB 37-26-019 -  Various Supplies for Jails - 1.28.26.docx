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CD0D" w14:textId="77777777" w:rsidR="00F24314" w:rsidRDefault="00F24314">
      <w:pPr>
        <w:spacing w:after="0"/>
        <w:jc w:val="center"/>
        <w:rPr>
          <w:rFonts w:ascii="Arial Narrow" w:hAnsi="Arial Narrow"/>
          <w:b/>
          <w:bCs/>
        </w:rPr>
      </w:pPr>
    </w:p>
    <w:p w14:paraId="0B62CD0E" w14:textId="77777777" w:rsidR="00F24314" w:rsidRDefault="00F24314">
      <w:pPr>
        <w:spacing w:after="0"/>
        <w:jc w:val="center"/>
        <w:rPr>
          <w:rFonts w:ascii="Arial Narrow" w:hAnsi="Arial Narrow"/>
          <w:b/>
          <w:bCs/>
        </w:rPr>
      </w:pPr>
    </w:p>
    <w:p w14:paraId="0B62CD0F" w14:textId="77777777" w:rsidR="00F24314" w:rsidRDefault="00F24314">
      <w:pPr>
        <w:spacing w:after="0"/>
        <w:jc w:val="center"/>
        <w:rPr>
          <w:rFonts w:ascii="Arial Narrow" w:hAnsi="Arial Narrow"/>
          <w:b/>
          <w:bCs/>
        </w:rPr>
      </w:pPr>
    </w:p>
    <w:p w14:paraId="0B62CD1B" w14:textId="07B7BA89" w:rsidR="005842CF" w:rsidRPr="00374133" w:rsidRDefault="0076248D" w:rsidP="000734A4">
      <w:pPr>
        <w:spacing w:after="0"/>
        <w:rPr>
          <w:rFonts w:ascii="Arial Narrow" w:hAnsi="Arial Narrow"/>
          <w:b/>
          <w:bCs/>
        </w:rPr>
      </w:pPr>
      <w:r>
        <w:rPr>
          <w:rFonts w:ascii="Arial Narrow" w:hAnsi="Arial Narrow"/>
          <w:b/>
          <w:bCs/>
        </w:rPr>
        <w:t xml:space="preserve">                             </w:t>
      </w:r>
      <w:r w:rsidR="00DA32D2" w:rsidRPr="00A375E4">
        <w:rPr>
          <w:rFonts w:ascii="Arial Narrow" w:hAnsi="Arial Narrow" w:cs="Arial"/>
          <w:sz w:val="36"/>
          <w:szCs w:val="36"/>
        </w:rPr>
        <w:t>THE CHARTER COUNTY OF WAYNE, MICHIGAN</w:t>
      </w:r>
    </w:p>
    <w:p w14:paraId="0B62CD1C" w14:textId="574FA0F0" w:rsidR="00D46911" w:rsidRDefault="007D5DA4" w:rsidP="003D3328">
      <w:pPr>
        <w:spacing w:after="0" w:line="240" w:lineRule="auto"/>
        <w:jc w:val="center"/>
        <w:rPr>
          <w:rFonts w:ascii="Arial Narrow" w:hAnsi="Arial Narrow" w:cs="Arial"/>
          <w:b/>
          <w:sz w:val="40"/>
          <w:szCs w:val="40"/>
        </w:rPr>
      </w:pPr>
      <w:r>
        <w:rPr>
          <w:rFonts w:ascii="Arial Narrow" w:hAnsi="Arial Narrow" w:cs="Arial"/>
          <w:b/>
          <w:sz w:val="40"/>
          <w:szCs w:val="40"/>
        </w:rPr>
        <w:t>INVITATION FOR BID</w:t>
      </w:r>
      <w:r w:rsidR="00E7343D">
        <w:rPr>
          <w:rFonts w:ascii="Arial Narrow" w:hAnsi="Arial Narrow" w:cs="Arial"/>
          <w:b/>
          <w:sz w:val="40"/>
          <w:szCs w:val="40"/>
        </w:rPr>
        <w:t>S</w:t>
      </w:r>
    </w:p>
    <w:p w14:paraId="0B62CD1D" w14:textId="77777777" w:rsidR="00D46911" w:rsidRDefault="005842CF" w:rsidP="003D3328">
      <w:pPr>
        <w:spacing w:after="0" w:line="240" w:lineRule="auto"/>
        <w:jc w:val="center"/>
        <w:rPr>
          <w:rFonts w:ascii="Arial Narrow" w:hAnsi="Arial Narrow" w:cs="Arial"/>
          <w:b/>
          <w:sz w:val="40"/>
          <w:szCs w:val="40"/>
        </w:rPr>
      </w:pPr>
      <w:r w:rsidRPr="00A375E4">
        <w:rPr>
          <w:rFonts w:ascii="Arial Narrow" w:hAnsi="Arial Narrow" w:cs="Arial"/>
          <w:b/>
          <w:sz w:val="40"/>
          <w:szCs w:val="40"/>
        </w:rPr>
        <w:t>FOR</w:t>
      </w:r>
    </w:p>
    <w:p w14:paraId="0B62CD1E" w14:textId="526E4EAD" w:rsidR="003D3328" w:rsidRPr="00A30FC1" w:rsidRDefault="00EA26FE" w:rsidP="003D3328">
      <w:pPr>
        <w:pStyle w:val="Heading8"/>
        <w:spacing w:before="0" w:after="0"/>
        <w:jc w:val="center"/>
        <w:rPr>
          <w:rFonts w:ascii="Arial Narrow" w:hAnsi="Arial Narrow"/>
          <w:b/>
          <w:i w:val="0"/>
          <w:sz w:val="36"/>
          <w:szCs w:val="36"/>
          <w:lang w:val="en-US"/>
        </w:rPr>
      </w:pPr>
      <w:r w:rsidRPr="00A30FC1">
        <w:rPr>
          <w:rFonts w:ascii="Arial Narrow" w:hAnsi="Arial Narrow"/>
          <w:b/>
          <w:i w:val="0"/>
          <w:sz w:val="36"/>
          <w:szCs w:val="36"/>
          <w:lang w:val="en-US"/>
        </w:rPr>
        <w:t>JAIL SUPPLY ITEMS FOR THE WAYNE COUNTY SHERIFF’S DEPARTMENT</w:t>
      </w:r>
    </w:p>
    <w:p w14:paraId="0B62CD1F" w14:textId="77777777" w:rsidR="003D3328" w:rsidRPr="00944AC1" w:rsidRDefault="003D3328" w:rsidP="003D3328">
      <w:pPr>
        <w:spacing w:after="0"/>
        <w:jc w:val="center"/>
        <w:rPr>
          <w:sz w:val="18"/>
          <w:szCs w:val="18"/>
          <w:lang w:eastAsia="x-none"/>
        </w:rPr>
      </w:pPr>
    </w:p>
    <w:p w14:paraId="0B62CD20" w14:textId="2FE32EAB" w:rsidR="007634F4" w:rsidRDefault="00714DA1" w:rsidP="003D3328">
      <w:pPr>
        <w:spacing w:after="0"/>
        <w:jc w:val="center"/>
        <w:rPr>
          <w:rFonts w:ascii="Arial Narrow" w:hAnsi="Arial Narrow" w:cs="Arial"/>
          <w:b/>
        </w:rPr>
      </w:pPr>
      <w:r w:rsidRPr="00A375E4">
        <w:rPr>
          <w:rFonts w:ascii="Arial Narrow" w:hAnsi="Arial Narrow" w:cs="Arial"/>
          <w:b/>
        </w:rPr>
        <w:t>CONTROL NO</w:t>
      </w:r>
      <w:r w:rsidRPr="00A6162C">
        <w:rPr>
          <w:rFonts w:ascii="Arial Narrow" w:hAnsi="Arial Narrow" w:cs="Arial"/>
          <w:b/>
          <w:color w:val="2F5496"/>
        </w:rPr>
        <w:t xml:space="preserve">. </w:t>
      </w:r>
      <w:r w:rsidRPr="005A4CE2">
        <w:rPr>
          <w:rFonts w:ascii="Arial Narrow" w:hAnsi="Arial Narrow" w:cs="Arial"/>
          <w:b/>
        </w:rPr>
        <w:t>37-</w:t>
      </w:r>
      <w:r w:rsidR="005A4CE2" w:rsidRPr="005A4CE2">
        <w:rPr>
          <w:rFonts w:ascii="Arial Narrow" w:hAnsi="Arial Narrow" w:cs="Arial"/>
          <w:b/>
        </w:rPr>
        <w:t>26-019</w:t>
      </w:r>
    </w:p>
    <w:p w14:paraId="0B62CD21" w14:textId="77777777" w:rsidR="003D3328" w:rsidRPr="00944AC1" w:rsidRDefault="003D3328" w:rsidP="003D3328">
      <w:pPr>
        <w:spacing w:after="0"/>
        <w:jc w:val="center"/>
        <w:rPr>
          <w:rFonts w:ascii="Arial Narrow" w:hAnsi="Arial Narrow" w:cs="Arial"/>
          <w:b/>
          <w:sz w:val="18"/>
          <w:szCs w:val="18"/>
        </w:rPr>
      </w:pPr>
    </w:p>
    <w:p w14:paraId="0B62CD22" w14:textId="77777777" w:rsidR="00D46911" w:rsidRDefault="007D5DA4">
      <w:pPr>
        <w:tabs>
          <w:tab w:val="left" w:pos="4785"/>
        </w:tabs>
        <w:jc w:val="center"/>
        <w:rPr>
          <w:rFonts w:ascii="Arial Narrow" w:hAnsi="Arial Narrow" w:cs="Arial"/>
          <w:b/>
          <w:bCs/>
          <w:u w:val="single"/>
        </w:rPr>
      </w:pPr>
      <w:r>
        <w:rPr>
          <w:rFonts w:ascii="Arial Narrow" w:hAnsi="Arial Narrow" w:cs="Arial"/>
          <w:b/>
          <w:bCs/>
          <w:u w:val="single"/>
        </w:rPr>
        <w:t>IFB</w:t>
      </w:r>
      <w:r w:rsidR="00A70F7B" w:rsidRPr="00A375E4">
        <w:rPr>
          <w:rFonts w:ascii="Arial Narrow" w:hAnsi="Arial Narrow" w:cs="Arial"/>
          <w:b/>
          <w:bCs/>
          <w:u w:val="single"/>
        </w:rPr>
        <w:t xml:space="preserve"> TIMETABLE</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3036"/>
        <w:gridCol w:w="3034"/>
      </w:tblGrid>
      <w:tr w:rsidR="007F61C8" w:rsidRPr="0050280A" w14:paraId="0B62CD26" w14:textId="77777777" w:rsidTr="0050280A">
        <w:tc>
          <w:tcPr>
            <w:tcW w:w="3505" w:type="dxa"/>
            <w:vAlign w:val="center"/>
          </w:tcPr>
          <w:p w14:paraId="0B62CD23" w14:textId="77777777" w:rsidR="009E7336" w:rsidRPr="0050280A" w:rsidRDefault="00E23B39" w:rsidP="0050280A">
            <w:pPr>
              <w:tabs>
                <w:tab w:val="left" w:pos="4785"/>
              </w:tabs>
              <w:spacing w:after="0"/>
              <w:jc w:val="center"/>
              <w:rPr>
                <w:rFonts w:ascii="Arial Narrow" w:hAnsi="Arial Narrow" w:cs="Arial"/>
                <w:bCs/>
              </w:rPr>
            </w:pPr>
            <w:r w:rsidRPr="0050280A">
              <w:rPr>
                <w:rFonts w:ascii="Arial Narrow" w:hAnsi="Arial Narrow" w:cs="Arial"/>
                <w:bCs/>
              </w:rPr>
              <w:t>ACTION</w:t>
            </w:r>
          </w:p>
        </w:tc>
        <w:tc>
          <w:tcPr>
            <w:tcW w:w="3036" w:type="dxa"/>
            <w:vAlign w:val="center"/>
          </w:tcPr>
          <w:p w14:paraId="0B62CD24" w14:textId="77777777" w:rsidR="009E7336" w:rsidRPr="0050280A" w:rsidRDefault="009E7336" w:rsidP="0050280A">
            <w:pPr>
              <w:tabs>
                <w:tab w:val="left" w:pos="4785"/>
              </w:tabs>
              <w:spacing w:after="0"/>
              <w:jc w:val="center"/>
              <w:rPr>
                <w:rFonts w:ascii="Arial Narrow" w:hAnsi="Arial Narrow" w:cs="Arial"/>
                <w:bCs/>
              </w:rPr>
            </w:pPr>
            <w:r w:rsidRPr="0050280A">
              <w:rPr>
                <w:rFonts w:ascii="Arial Narrow" w:hAnsi="Arial Narrow" w:cs="Arial"/>
                <w:bCs/>
              </w:rPr>
              <w:t>DATE</w:t>
            </w:r>
          </w:p>
        </w:tc>
        <w:tc>
          <w:tcPr>
            <w:tcW w:w="3034" w:type="dxa"/>
            <w:vAlign w:val="center"/>
          </w:tcPr>
          <w:p w14:paraId="0B62CD25" w14:textId="77777777" w:rsidR="009E7336" w:rsidRPr="0050280A" w:rsidRDefault="009E7336" w:rsidP="0050280A">
            <w:pPr>
              <w:tabs>
                <w:tab w:val="left" w:pos="4785"/>
              </w:tabs>
              <w:spacing w:after="0"/>
              <w:jc w:val="center"/>
              <w:rPr>
                <w:rFonts w:ascii="Arial Narrow" w:hAnsi="Arial Narrow" w:cs="Arial"/>
                <w:bCs/>
              </w:rPr>
            </w:pPr>
            <w:r w:rsidRPr="0050280A">
              <w:rPr>
                <w:rFonts w:ascii="Arial Narrow" w:hAnsi="Arial Narrow" w:cs="Arial"/>
                <w:bCs/>
              </w:rPr>
              <w:t>TIME</w:t>
            </w:r>
          </w:p>
        </w:tc>
      </w:tr>
      <w:tr w:rsidR="007F61C8" w:rsidRPr="0050280A" w14:paraId="0B62CD2A" w14:textId="77777777" w:rsidTr="0050280A">
        <w:tc>
          <w:tcPr>
            <w:tcW w:w="3505" w:type="dxa"/>
            <w:vAlign w:val="center"/>
          </w:tcPr>
          <w:p w14:paraId="0B62CD27" w14:textId="77777777" w:rsidR="009E7336" w:rsidRPr="0050280A" w:rsidRDefault="007D5DA4" w:rsidP="0050280A">
            <w:pPr>
              <w:tabs>
                <w:tab w:val="left" w:pos="4785"/>
              </w:tabs>
              <w:spacing w:after="0"/>
              <w:jc w:val="center"/>
              <w:rPr>
                <w:rFonts w:ascii="Arial Narrow" w:hAnsi="Arial Narrow" w:cs="Arial"/>
                <w:bCs/>
              </w:rPr>
            </w:pPr>
            <w:r w:rsidRPr="0050280A">
              <w:rPr>
                <w:rFonts w:ascii="Arial Narrow" w:hAnsi="Arial Narrow" w:cs="Arial"/>
                <w:bCs/>
              </w:rPr>
              <w:t>IFB</w:t>
            </w:r>
            <w:r w:rsidR="009E7336" w:rsidRPr="0050280A">
              <w:rPr>
                <w:rFonts w:ascii="Arial Narrow" w:hAnsi="Arial Narrow" w:cs="Arial"/>
                <w:bCs/>
              </w:rPr>
              <w:t xml:space="preserve"> Issue Date</w:t>
            </w:r>
          </w:p>
        </w:tc>
        <w:tc>
          <w:tcPr>
            <w:tcW w:w="3036" w:type="dxa"/>
            <w:vAlign w:val="center"/>
          </w:tcPr>
          <w:p w14:paraId="0B62CD28" w14:textId="7057BE8A" w:rsidR="009E7336" w:rsidRPr="0050280A" w:rsidRDefault="00D1315E" w:rsidP="0050280A">
            <w:pPr>
              <w:tabs>
                <w:tab w:val="left" w:pos="4785"/>
              </w:tabs>
              <w:spacing w:after="0"/>
              <w:jc w:val="center"/>
              <w:rPr>
                <w:rFonts w:ascii="Arial Narrow" w:hAnsi="Arial Narrow" w:cs="Arial"/>
                <w:bCs/>
              </w:rPr>
            </w:pPr>
            <w:r>
              <w:rPr>
                <w:rFonts w:ascii="Arial Narrow" w:hAnsi="Arial Narrow" w:cs="Arial"/>
                <w:bCs/>
              </w:rPr>
              <w:t>2/4/2026</w:t>
            </w:r>
          </w:p>
        </w:tc>
        <w:tc>
          <w:tcPr>
            <w:tcW w:w="3034" w:type="dxa"/>
            <w:vAlign w:val="center"/>
          </w:tcPr>
          <w:p w14:paraId="0B62CD29" w14:textId="77777777" w:rsidR="009E7336" w:rsidRPr="0050280A" w:rsidRDefault="009E7336" w:rsidP="0050280A">
            <w:pPr>
              <w:tabs>
                <w:tab w:val="left" w:pos="4785"/>
              </w:tabs>
              <w:spacing w:after="0"/>
              <w:jc w:val="center"/>
              <w:rPr>
                <w:rFonts w:ascii="Arial Narrow" w:hAnsi="Arial Narrow" w:cs="Arial"/>
                <w:bCs/>
              </w:rPr>
            </w:pPr>
          </w:p>
        </w:tc>
      </w:tr>
      <w:tr w:rsidR="009E7336" w:rsidRPr="0050280A" w14:paraId="0B62CD32" w14:textId="77777777" w:rsidTr="0050280A">
        <w:tc>
          <w:tcPr>
            <w:tcW w:w="3505" w:type="dxa"/>
            <w:vAlign w:val="center"/>
          </w:tcPr>
          <w:p w14:paraId="0B62CD2F" w14:textId="77777777" w:rsidR="009E7336" w:rsidRPr="0050280A" w:rsidRDefault="003D7743" w:rsidP="0050280A">
            <w:pPr>
              <w:tabs>
                <w:tab w:val="left" w:pos="4785"/>
              </w:tabs>
              <w:spacing w:after="0"/>
              <w:jc w:val="center"/>
              <w:rPr>
                <w:rFonts w:ascii="Arial Narrow" w:hAnsi="Arial Narrow" w:cs="Arial"/>
                <w:bCs/>
              </w:rPr>
            </w:pPr>
            <w:r>
              <w:rPr>
                <w:rFonts w:ascii="Arial Narrow" w:hAnsi="Arial Narrow" w:cs="Arial"/>
                <w:bCs/>
              </w:rPr>
              <w:t>Bidder</w:t>
            </w:r>
            <w:r w:rsidR="009E7336" w:rsidRPr="0050280A">
              <w:rPr>
                <w:rFonts w:ascii="Arial Narrow" w:hAnsi="Arial Narrow" w:cs="Arial"/>
                <w:bCs/>
              </w:rPr>
              <w:t>’s Questions Due</w:t>
            </w:r>
          </w:p>
        </w:tc>
        <w:tc>
          <w:tcPr>
            <w:tcW w:w="3036" w:type="dxa"/>
            <w:vAlign w:val="center"/>
          </w:tcPr>
          <w:p w14:paraId="0B62CD30" w14:textId="5C7902C7" w:rsidR="009E7336" w:rsidRPr="0050280A" w:rsidRDefault="00700BB4" w:rsidP="0050280A">
            <w:pPr>
              <w:tabs>
                <w:tab w:val="left" w:pos="4785"/>
              </w:tabs>
              <w:spacing w:after="0"/>
              <w:jc w:val="center"/>
              <w:rPr>
                <w:rFonts w:ascii="Arial Narrow" w:hAnsi="Arial Narrow" w:cs="Arial"/>
                <w:bCs/>
              </w:rPr>
            </w:pPr>
            <w:r>
              <w:rPr>
                <w:rFonts w:ascii="Arial Narrow" w:hAnsi="Arial Narrow" w:cs="Arial"/>
                <w:bCs/>
              </w:rPr>
              <w:t>2/9/2026</w:t>
            </w:r>
          </w:p>
        </w:tc>
        <w:tc>
          <w:tcPr>
            <w:tcW w:w="3034" w:type="dxa"/>
            <w:vAlign w:val="center"/>
          </w:tcPr>
          <w:p w14:paraId="0B62CD31" w14:textId="2A269BFF" w:rsidR="009E7336" w:rsidRPr="0050280A" w:rsidRDefault="00700BB4" w:rsidP="0050280A">
            <w:pPr>
              <w:tabs>
                <w:tab w:val="left" w:pos="4785"/>
              </w:tabs>
              <w:spacing w:after="0"/>
              <w:jc w:val="center"/>
              <w:rPr>
                <w:rFonts w:ascii="Arial Narrow" w:hAnsi="Arial Narrow" w:cs="Arial"/>
                <w:bCs/>
              </w:rPr>
            </w:pPr>
            <w:r>
              <w:rPr>
                <w:rFonts w:ascii="Arial Narrow" w:hAnsi="Arial Narrow" w:cs="Arial"/>
                <w:bCs/>
              </w:rPr>
              <w:t>10:00 AM EST</w:t>
            </w:r>
          </w:p>
        </w:tc>
      </w:tr>
      <w:tr w:rsidR="009E7336" w:rsidRPr="0050280A" w14:paraId="0B62CD36" w14:textId="77777777" w:rsidTr="0050280A">
        <w:tc>
          <w:tcPr>
            <w:tcW w:w="3505" w:type="dxa"/>
            <w:vAlign w:val="center"/>
          </w:tcPr>
          <w:p w14:paraId="0B62CD33" w14:textId="77777777" w:rsidR="009E7336" w:rsidRPr="0050280A" w:rsidRDefault="009E7336" w:rsidP="0050280A">
            <w:pPr>
              <w:tabs>
                <w:tab w:val="left" w:pos="4785"/>
              </w:tabs>
              <w:spacing w:after="0"/>
              <w:jc w:val="center"/>
              <w:rPr>
                <w:rFonts w:ascii="Arial Narrow" w:hAnsi="Arial Narrow" w:cs="Arial"/>
                <w:bCs/>
              </w:rPr>
            </w:pPr>
            <w:r w:rsidRPr="0050280A">
              <w:rPr>
                <w:rFonts w:ascii="Arial Narrow" w:hAnsi="Arial Narrow" w:cs="Arial"/>
                <w:bCs/>
              </w:rPr>
              <w:t xml:space="preserve">Responses to </w:t>
            </w:r>
            <w:r w:rsidR="003D7743">
              <w:rPr>
                <w:rFonts w:ascii="Arial Narrow" w:hAnsi="Arial Narrow" w:cs="Arial"/>
                <w:bCs/>
              </w:rPr>
              <w:t>Bidder</w:t>
            </w:r>
            <w:r w:rsidRPr="0050280A">
              <w:rPr>
                <w:rFonts w:ascii="Arial Narrow" w:hAnsi="Arial Narrow" w:cs="Arial"/>
                <w:bCs/>
              </w:rPr>
              <w:t>’s Questions</w:t>
            </w:r>
            <w:r w:rsidR="00AF53EC">
              <w:rPr>
                <w:rFonts w:ascii="Arial Narrow" w:hAnsi="Arial Narrow" w:cs="Arial"/>
                <w:bCs/>
              </w:rPr>
              <w:t>*</w:t>
            </w:r>
          </w:p>
        </w:tc>
        <w:tc>
          <w:tcPr>
            <w:tcW w:w="3036" w:type="dxa"/>
            <w:vAlign w:val="center"/>
          </w:tcPr>
          <w:p w14:paraId="0B62CD34" w14:textId="3C9EC4BF" w:rsidR="009E7336" w:rsidRPr="0050280A" w:rsidRDefault="00700BB4" w:rsidP="0050280A">
            <w:pPr>
              <w:tabs>
                <w:tab w:val="left" w:pos="4785"/>
              </w:tabs>
              <w:spacing w:after="0"/>
              <w:jc w:val="center"/>
              <w:rPr>
                <w:rFonts w:ascii="Arial Narrow" w:hAnsi="Arial Narrow" w:cs="Arial"/>
                <w:bCs/>
              </w:rPr>
            </w:pPr>
            <w:r>
              <w:rPr>
                <w:rFonts w:ascii="Arial Narrow" w:hAnsi="Arial Narrow" w:cs="Arial"/>
                <w:bCs/>
              </w:rPr>
              <w:t>2/16/2026</w:t>
            </w:r>
          </w:p>
        </w:tc>
        <w:tc>
          <w:tcPr>
            <w:tcW w:w="3034" w:type="dxa"/>
            <w:vAlign w:val="center"/>
          </w:tcPr>
          <w:p w14:paraId="0B62CD35" w14:textId="77777777" w:rsidR="009E7336" w:rsidRPr="0050280A" w:rsidRDefault="009E7336" w:rsidP="0050280A">
            <w:pPr>
              <w:tabs>
                <w:tab w:val="left" w:pos="4785"/>
              </w:tabs>
              <w:spacing w:after="0"/>
              <w:jc w:val="center"/>
              <w:rPr>
                <w:rFonts w:ascii="Arial Narrow" w:hAnsi="Arial Narrow" w:cs="Arial"/>
                <w:bCs/>
              </w:rPr>
            </w:pPr>
          </w:p>
        </w:tc>
      </w:tr>
      <w:tr w:rsidR="009E7336" w:rsidRPr="0050280A" w14:paraId="0B62CD3E" w14:textId="77777777" w:rsidTr="0050280A">
        <w:tc>
          <w:tcPr>
            <w:tcW w:w="3505" w:type="dxa"/>
            <w:vAlign w:val="center"/>
          </w:tcPr>
          <w:p w14:paraId="0B62CD3B" w14:textId="77777777" w:rsidR="009E7336" w:rsidRPr="0050280A" w:rsidRDefault="007D5DA4" w:rsidP="0050280A">
            <w:pPr>
              <w:tabs>
                <w:tab w:val="left" w:pos="4785"/>
              </w:tabs>
              <w:spacing w:after="0"/>
              <w:jc w:val="center"/>
              <w:rPr>
                <w:rFonts w:ascii="Arial Narrow" w:hAnsi="Arial Narrow" w:cs="Arial"/>
                <w:bCs/>
              </w:rPr>
            </w:pPr>
            <w:r w:rsidRPr="0050280A">
              <w:rPr>
                <w:rFonts w:ascii="Arial Narrow" w:hAnsi="Arial Narrow" w:cs="Arial"/>
                <w:bCs/>
              </w:rPr>
              <w:t>Bid Response</w:t>
            </w:r>
            <w:r w:rsidR="009E7336" w:rsidRPr="0050280A">
              <w:rPr>
                <w:rFonts w:ascii="Arial Narrow" w:hAnsi="Arial Narrow" w:cs="Arial"/>
                <w:bCs/>
              </w:rPr>
              <w:t>s Due</w:t>
            </w:r>
          </w:p>
        </w:tc>
        <w:tc>
          <w:tcPr>
            <w:tcW w:w="3036" w:type="dxa"/>
            <w:vAlign w:val="center"/>
          </w:tcPr>
          <w:p w14:paraId="0B62CD3C" w14:textId="52BCD945" w:rsidR="009E7336" w:rsidRPr="0050280A" w:rsidRDefault="00EE7929" w:rsidP="0050280A">
            <w:pPr>
              <w:tabs>
                <w:tab w:val="left" w:pos="4785"/>
              </w:tabs>
              <w:spacing w:after="0"/>
              <w:jc w:val="center"/>
              <w:rPr>
                <w:rFonts w:ascii="Arial Narrow" w:hAnsi="Arial Narrow" w:cs="Arial"/>
                <w:bCs/>
              </w:rPr>
            </w:pPr>
            <w:r>
              <w:rPr>
                <w:rFonts w:ascii="Arial Narrow" w:hAnsi="Arial Narrow" w:cs="Arial"/>
                <w:bCs/>
              </w:rPr>
              <w:t>2/24/2026</w:t>
            </w:r>
          </w:p>
        </w:tc>
        <w:tc>
          <w:tcPr>
            <w:tcW w:w="3034" w:type="dxa"/>
            <w:vAlign w:val="center"/>
          </w:tcPr>
          <w:p w14:paraId="0B62CD3D" w14:textId="19CDF8D6" w:rsidR="009E7336" w:rsidRPr="0050280A" w:rsidRDefault="003056AD" w:rsidP="0050280A">
            <w:pPr>
              <w:tabs>
                <w:tab w:val="left" w:pos="4785"/>
              </w:tabs>
              <w:spacing w:after="0"/>
              <w:jc w:val="center"/>
              <w:rPr>
                <w:rFonts w:ascii="Arial Narrow" w:hAnsi="Arial Narrow" w:cs="Arial"/>
                <w:bCs/>
              </w:rPr>
            </w:pPr>
            <w:r>
              <w:rPr>
                <w:rFonts w:ascii="Arial Narrow" w:hAnsi="Arial Narrow" w:cs="Arial"/>
                <w:bCs/>
              </w:rPr>
              <w:t>10:00 AM</w:t>
            </w:r>
          </w:p>
        </w:tc>
      </w:tr>
      <w:tr w:rsidR="00D8012B" w:rsidRPr="0050280A" w14:paraId="0B62CD42" w14:textId="77777777" w:rsidTr="0050280A">
        <w:tc>
          <w:tcPr>
            <w:tcW w:w="3505" w:type="dxa"/>
            <w:vAlign w:val="center"/>
          </w:tcPr>
          <w:p w14:paraId="0B62CD3F" w14:textId="77777777" w:rsidR="00D8012B" w:rsidRPr="0050280A" w:rsidRDefault="00D8012B" w:rsidP="0050280A">
            <w:pPr>
              <w:tabs>
                <w:tab w:val="left" w:pos="4785"/>
              </w:tabs>
              <w:spacing w:after="0"/>
              <w:jc w:val="center"/>
              <w:rPr>
                <w:rFonts w:ascii="Arial Narrow" w:hAnsi="Arial Narrow" w:cs="Arial"/>
                <w:bCs/>
              </w:rPr>
            </w:pPr>
            <w:r>
              <w:rPr>
                <w:rFonts w:ascii="Arial Narrow" w:hAnsi="Arial Narrow" w:cs="Arial"/>
                <w:bCs/>
              </w:rPr>
              <w:t>Virtual Bid Opening (See Pg. 2 for link)</w:t>
            </w:r>
          </w:p>
        </w:tc>
        <w:tc>
          <w:tcPr>
            <w:tcW w:w="3036" w:type="dxa"/>
            <w:vAlign w:val="center"/>
          </w:tcPr>
          <w:p w14:paraId="0B62CD40" w14:textId="06890B2B" w:rsidR="00D8012B" w:rsidRPr="0050280A" w:rsidRDefault="003056AD" w:rsidP="0050280A">
            <w:pPr>
              <w:tabs>
                <w:tab w:val="left" w:pos="4785"/>
              </w:tabs>
              <w:spacing w:after="0"/>
              <w:jc w:val="center"/>
              <w:rPr>
                <w:rFonts w:ascii="Arial Narrow" w:hAnsi="Arial Narrow" w:cs="Arial"/>
                <w:bCs/>
              </w:rPr>
            </w:pPr>
            <w:r>
              <w:rPr>
                <w:rFonts w:ascii="Arial Narrow" w:hAnsi="Arial Narrow" w:cs="Arial"/>
                <w:bCs/>
              </w:rPr>
              <w:t>2/24/2026</w:t>
            </w:r>
          </w:p>
        </w:tc>
        <w:tc>
          <w:tcPr>
            <w:tcW w:w="3034" w:type="dxa"/>
            <w:vAlign w:val="center"/>
          </w:tcPr>
          <w:p w14:paraId="0B62CD41" w14:textId="0E18E88F" w:rsidR="00D8012B" w:rsidRPr="0050280A" w:rsidRDefault="003056AD" w:rsidP="0050280A">
            <w:pPr>
              <w:tabs>
                <w:tab w:val="left" w:pos="4785"/>
              </w:tabs>
              <w:spacing w:after="0"/>
              <w:jc w:val="center"/>
              <w:rPr>
                <w:rFonts w:ascii="Arial Narrow" w:hAnsi="Arial Narrow" w:cs="Arial"/>
                <w:bCs/>
              </w:rPr>
            </w:pPr>
            <w:r>
              <w:rPr>
                <w:rFonts w:ascii="Arial Narrow" w:hAnsi="Arial Narrow" w:cs="Arial"/>
                <w:bCs/>
              </w:rPr>
              <w:t>10:15 AM</w:t>
            </w:r>
          </w:p>
        </w:tc>
      </w:tr>
      <w:tr w:rsidR="009E7336" w:rsidRPr="0050280A" w14:paraId="0B62CD46" w14:textId="77777777" w:rsidTr="0050280A">
        <w:tc>
          <w:tcPr>
            <w:tcW w:w="3505" w:type="dxa"/>
            <w:vAlign w:val="center"/>
          </w:tcPr>
          <w:p w14:paraId="0B62CD43" w14:textId="77777777" w:rsidR="009E7336" w:rsidRPr="0050280A" w:rsidRDefault="009E7336" w:rsidP="0050280A">
            <w:pPr>
              <w:tabs>
                <w:tab w:val="left" w:pos="4785"/>
              </w:tabs>
              <w:spacing w:after="0"/>
              <w:jc w:val="center"/>
              <w:rPr>
                <w:rFonts w:ascii="Arial Narrow" w:hAnsi="Arial Narrow" w:cs="Arial"/>
                <w:bCs/>
              </w:rPr>
            </w:pPr>
            <w:r w:rsidRPr="0050280A">
              <w:rPr>
                <w:rFonts w:ascii="Arial Narrow" w:hAnsi="Arial Narrow" w:cs="Arial"/>
                <w:bCs/>
              </w:rPr>
              <w:t>Contract Start Date</w:t>
            </w:r>
            <w:r w:rsidR="007F61C8" w:rsidRPr="0050280A">
              <w:rPr>
                <w:rFonts w:ascii="Arial Narrow" w:hAnsi="Arial Narrow" w:cs="Arial"/>
                <w:bCs/>
              </w:rPr>
              <w:t>*</w:t>
            </w:r>
            <w:r w:rsidRPr="0050280A">
              <w:rPr>
                <w:rFonts w:ascii="Arial Narrow" w:hAnsi="Arial Narrow" w:cs="Arial"/>
                <w:bCs/>
              </w:rPr>
              <w:t>*</w:t>
            </w:r>
          </w:p>
        </w:tc>
        <w:tc>
          <w:tcPr>
            <w:tcW w:w="3036" w:type="dxa"/>
            <w:vAlign w:val="center"/>
          </w:tcPr>
          <w:p w14:paraId="0B62CD44" w14:textId="1B9263C6" w:rsidR="009E7336" w:rsidRPr="0050280A" w:rsidRDefault="003056AD" w:rsidP="0050280A">
            <w:pPr>
              <w:tabs>
                <w:tab w:val="left" w:pos="4785"/>
              </w:tabs>
              <w:spacing w:after="0"/>
              <w:jc w:val="center"/>
              <w:rPr>
                <w:rFonts w:ascii="Arial Narrow" w:hAnsi="Arial Narrow" w:cs="Arial"/>
                <w:bCs/>
              </w:rPr>
            </w:pPr>
            <w:r>
              <w:rPr>
                <w:rFonts w:ascii="Arial Narrow" w:hAnsi="Arial Narrow" w:cs="Arial"/>
                <w:bCs/>
              </w:rPr>
              <w:t>TBD</w:t>
            </w:r>
          </w:p>
        </w:tc>
        <w:tc>
          <w:tcPr>
            <w:tcW w:w="3034" w:type="dxa"/>
            <w:vAlign w:val="center"/>
          </w:tcPr>
          <w:p w14:paraId="0B62CD45" w14:textId="77777777" w:rsidR="009E7336" w:rsidRPr="0050280A" w:rsidRDefault="009E7336" w:rsidP="0050280A">
            <w:pPr>
              <w:tabs>
                <w:tab w:val="left" w:pos="4785"/>
              </w:tabs>
              <w:spacing w:after="0"/>
              <w:jc w:val="center"/>
              <w:rPr>
                <w:rFonts w:ascii="Arial Narrow" w:hAnsi="Arial Narrow" w:cs="Arial"/>
                <w:bCs/>
              </w:rPr>
            </w:pPr>
          </w:p>
        </w:tc>
      </w:tr>
    </w:tbl>
    <w:p w14:paraId="0B62CD47" w14:textId="77777777" w:rsidR="00546087" w:rsidRPr="00546087" w:rsidRDefault="00546087" w:rsidP="003D3328">
      <w:pPr>
        <w:spacing w:after="0" w:line="240" w:lineRule="auto"/>
        <w:jc w:val="both"/>
        <w:rPr>
          <w:rFonts w:ascii="Arial" w:hAnsi="Arial" w:cs="Arial"/>
          <w:sz w:val="16"/>
          <w:szCs w:val="16"/>
        </w:rPr>
      </w:pPr>
    </w:p>
    <w:p w14:paraId="0B62CD48" w14:textId="77777777" w:rsidR="00546087" w:rsidRDefault="00546087" w:rsidP="003D3328">
      <w:pPr>
        <w:spacing w:after="0" w:line="240" w:lineRule="auto"/>
        <w:jc w:val="both"/>
        <w:rPr>
          <w:rFonts w:ascii="Arial" w:hAnsi="Arial" w:cs="Arial"/>
          <w:sz w:val="16"/>
          <w:szCs w:val="16"/>
        </w:rPr>
      </w:pPr>
      <w:r>
        <w:rPr>
          <w:rFonts w:ascii="Arial" w:hAnsi="Arial" w:cs="Arial"/>
          <w:sz w:val="16"/>
          <w:szCs w:val="16"/>
        </w:rPr>
        <w:t>* If Necessary</w:t>
      </w:r>
    </w:p>
    <w:p w14:paraId="0B62CD49" w14:textId="77777777" w:rsidR="00D46911" w:rsidRDefault="00546087" w:rsidP="003D3328">
      <w:pPr>
        <w:spacing w:after="0" w:line="240" w:lineRule="auto"/>
        <w:rPr>
          <w:rFonts w:ascii="Arial Narrow" w:hAnsi="Arial Narrow" w:cs="Arial"/>
          <w:b/>
          <w:bCs/>
        </w:rPr>
      </w:pPr>
      <w:r>
        <w:rPr>
          <w:rFonts w:ascii="Arial" w:hAnsi="Arial" w:cs="Arial"/>
        </w:rPr>
        <w:t xml:space="preserve">** </w:t>
      </w:r>
      <w:r>
        <w:rPr>
          <w:rFonts w:ascii="Arial" w:hAnsi="Arial" w:cs="Arial"/>
          <w:sz w:val="16"/>
          <w:szCs w:val="16"/>
        </w:rPr>
        <w:t>Estimated Dates</w:t>
      </w:r>
    </w:p>
    <w:p w14:paraId="0B62CD4A" w14:textId="77777777" w:rsidR="00714DA1" w:rsidRDefault="00714DA1" w:rsidP="00714DA1">
      <w:pPr>
        <w:spacing w:after="0"/>
        <w:rPr>
          <w:rFonts w:ascii="Arial Narrow" w:hAnsi="Arial Narrow" w:cs="Arial"/>
          <w:b/>
          <w:bCs/>
        </w:rPr>
      </w:pPr>
    </w:p>
    <w:p w14:paraId="0B62CD4B" w14:textId="5A84409B" w:rsidR="00714DA1" w:rsidRPr="00492BDF" w:rsidRDefault="00714DA1" w:rsidP="00714DA1">
      <w:pPr>
        <w:spacing w:after="0"/>
        <w:rPr>
          <w:rFonts w:ascii="Arial Narrow" w:hAnsi="Arial Narrow" w:cs="Arial"/>
          <w:bCs/>
          <w:color w:val="FF0000"/>
        </w:rPr>
      </w:pPr>
      <w:r w:rsidRPr="00A375E4">
        <w:rPr>
          <w:rFonts w:ascii="Arial Narrow" w:hAnsi="Arial Narrow" w:cs="Arial"/>
          <w:b/>
          <w:bCs/>
        </w:rPr>
        <w:t>P</w:t>
      </w:r>
      <w:r>
        <w:rPr>
          <w:rFonts w:ascii="Arial Narrow" w:hAnsi="Arial Narrow" w:cs="Arial"/>
          <w:b/>
          <w:bCs/>
        </w:rPr>
        <w:t>rocurement</w:t>
      </w:r>
      <w:r w:rsidRPr="00A375E4">
        <w:rPr>
          <w:rFonts w:ascii="Arial Narrow" w:hAnsi="Arial Narrow" w:cs="Arial"/>
          <w:b/>
          <w:bCs/>
        </w:rPr>
        <w:t xml:space="preserve"> Contact</w:t>
      </w:r>
      <w:proofErr w:type="gramStart"/>
      <w:r w:rsidRPr="00A375E4">
        <w:rPr>
          <w:rFonts w:ascii="Arial Narrow" w:hAnsi="Arial Narrow" w:cs="Arial"/>
          <w:b/>
          <w:bCs/>
        </w:rPr>
        <w:t>:</w:t>
      </w:r>
      <w:r>
        <w:rPr>
          <w:rFonts w:ascii="Arial Narrow" w:hAnsi="Arial Narrow" w:cs="Arial"/>
        </w:rPr>
        <w:tab/>
      </w:r>
      <w:r w:rsidR="003944F9">
        <w:rPr>
          <w:rFonts w:ascii="Arial Narrow" w:hAnsi="Arial Narrow" w:cs="Arial"/>
        </w:rPr>
        <w:tab/>
      </w:r>
      <w:r w:rsidR="004D2285">
        <w:rPr>
          <w:rFonts w:ascii="Arial Narrow" w:hAnsi="Arial Narrow" w:cs="Arial"/>
        </w:rPr>
        <w:t>Jeremy</w:t>
      </w:r>
      <w:proofErr w:type="gramEnd"/>
      <w:r w:rsidR="004D2285">
        <w:rPr>
          <w:rFonts w:ascii="Arial Narrow" w:hAnsi="Arial Narrow" w:cs="Arial"/>
        </w:rPr>
        <w:t xml:space="preserve"> Lyon</w:t>
      </w:r>
      <w:r w:rsidR="002841BB">
        <w:rPr>
          <w:rFonts w:ascii="Arial Narrow" w:hAnsi="Arial Narrow" w:cs="Arial"/>
        </w:rPr>
        <w:t xml:space="preserve">, Strategic Sourcing Analyst </w:t>
      </w:r>
      <w:r w:rsidRPr="00492BDF">
        <w:rPr>
          <w:rFonts w:ascii="Arial Narrow" w:hAnsi="Arial Narrow" w:cs="Arial"/>
          <w:bCs/>
          <w:color w:val="FF0000"/>
        </w:rPr>
        <w:tab/>
      </w:r>
      <w:r w:rsidRPr="00492BDF">
        <w:rPr>
          <w:rFonts w:ascii="Arial Narrow" w:hAnsi="Arial Narrow" w:cs="Arial"/>
          <w:bCs/>
          <w:color w:val="FF0000"/>
        </w:rPr>
        <w:tab/>
      </w:r>
    </w:p>
    <w:p w14:paraId="0B62CD4C" w14:textId="7E7D2604" w:rsidR="00714DA1" w:rsidRPr="001D4609" w:rsidRDefault="00714DA1" w:rsidP="00714DA1">
      <w:pPr>
        <w:spacing w:after="0"/>
        <w:rPr>
          <w:rFonts w:ascii="Arial Narrow" w:hAnsi="Arial Narrow" w:cs="Arial"/>
          <w:bCs/>
        </w:rPr>
      </w:pPr>
      <w:r>
        <w:rPr>
          <w:rFonts w:ascii="Arial Narrow" w:hAnsi="Arial Narrow" w:cs="Arial"/>
          <w:bCs/>
          <w:color w:val="FF0000"/>
        </w:rPr>
        <w:tab/>
      </w:r>
      <w:r>
        <w:rPr>
          <w:rFonts w:ascii="Arial Narrow" w:hAnsi="Arial Narrow" w:cs="Arial"/>
          <w:bCs/>
          <w:color w:val="FF0000"/>
        </w:rPr>
        <w:tab/>
      </w:r>
      <w:r>
        <w:rPr>
          <w:rFonts w:ascii="Arial Narrow" w:hAnsi="Arial Narrow" w:cs="Arial"/>
          <w:bCs/>
          <w:color w:val="FF0000"/>
        </w:rPr>
        <w:tab/>
      </w:r>
      <w:r w:rsidR="003944F9">
        <w:rPr>
          <w:rFonts w:ascii="Arial Narrow" w:hAnsi="Arial Narrow" w:cs="Arial"/>
          <w:bCs/>
          <w:color w:val="FF0000"/>
        </w:rPr>
        <w:tab/>
      </w:r>
      <w:r w:rsidR="002841BB" w:rsidRPr="001D4609">
        <w:rPr>
          <w:rFonts w:ascii="Arial Narrow" w:hAnsi="Arial Narrow" w:cs="Arial"/>
          <w:bCs/>
        </w:rPr>
        <w:t>313-224-5822</w:t>
      </w:r>
    </w:p>
    <w:p w14:paraId="0B62CD4D" w14:textId="4E726579" w:rsidR="00714DA1" w:rsidRPr="001D4609" w:rsidRDefault="00714DA1" w:rsidP="00714DA1">
      <w:pPr>
        <w:spacing w:after="0"/>
        <w:rPr>
          <w:rFonts w:ascii="Arial Narrow" w:hAnsi="Arial Narrow" w:cs="Arial"/>
          <w:bCs/>
        </w:rPr>
      </w:pPr>
      <w:r w:rsidRPr="001D4609">
        <w:rPr>
          <w:rFonts w:ascii="Arial Narrow" w:hAnsi="Arial Narrow" w:cs="Arial"/>
          <w:bCs/>
        </w:rPr>
        <w:tab/>
      </w:r>
      <w:r w:rsidRPr="001D4609">
        <w:rPr>
          <w:rFonts w:ascii="Arial Narrow" w:hAnsi="Arial Narrow" w:cs="Arial"/>
          <w:bCs/>
        </w:rPr>
        <w:tab/>
      </w:r>
      <w:r w:rsidRPr="001D4609">
        <w:rPr>
          <w:rFonts w:ascii="Arial Narrow" w:hAnsi="Arial Narrow" w:cs="Arial"/>
          <w:bCs/>
        </w:rPr>
        <w:tab/>
      </w:r>
      <w:r w:rsidR="003944F9" w:rsidRPr="001D4609">
        <w:rPr>
          <w:rFonts w:ascii="Arial Narrow" w:hAnsi="Arial Narrow" w:cs="Arial"/>
          <w:bCs/>
        </w:rPr>
        <w:tab/>
      </w:r>
      <w:r w:rsidR="001D4609" w:rsidRPr="001D4609">
        <w:rPr>
          <w:rFonts w:ascii="Arial Narrow" w:hAnsi="Arial Narrow" w:cs="Arial"/>
          <w:bCs/>
        </w:rPr>
        <w:t>jlyon@waynecountymi.gov</w:t>
      </w:r>
    </w:p>
    <w:p w14:paraId="0B62CD4E" w14:textId="77777777" w:rsidR="00944AC1" w:rsidRDefault="00944AC1" w:rsidP="003D3328">
      <w:pPr>
        <w:spacing w:after="0"/>
        <w:rPr>
          <w:rFonts w:ascii="Arial Narrow" w:hAnsi="Arial Narrow" w:cs="Arial"/>
          <w:b/>
          <w:bCs/>
        </w:rPr>
      </w:pPr>
    </w:p>
    <w:p w14:paraId="0B62CD54" w14:textId="56711850" w:rsidR="00944AC1" w:rsidRPr="00944AC1" w:rsidRDefault="00944AC1" w:rsidP="001D4609">
      <w:pPr>
        <w:spacing w:after="0"/>
        <w:rPr>
          <w:rFonts w:ascii="Arial Narrow" w:hAnsi="Arial Narrow" w:cs="Arial"/>
          <w:bCs/>
          <w:color w:val="FF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F61C8" w:rsidRPr="0050280A" w14:paraId="0B62CD58" w14:textId="77777777" w:rsidTr="0050280A">
        <w:tc>
          <w:tcPr>
            <w:tcW w:w="9350" w:type="dxa"/>
          </w:tcPr>
          <w:p w14:paraId="0B62CD55" w14:textId="4F5E7988" w:rsidR="007F61C8" w:rsidRPr="00374133" w:rsidRDefault="007F61C8" w:rsidP="0050280A">
            <w:pPr>
              <w:spacing w:after="0"/>
              <w:jc w:val="both"/>
              <w:rPr>
                <w:rFonts w:ascii="Arial" w:hAnsi="Arial" w:cs="Arial"/>
              </w:rPr>
            </w:pPr>
            <w:r w:rsidRPr="0050280A">
              <w:rPr>
                <w:rFonts w:ascii="Arial Narrow" w:hAnsi="Arial Narrow" w:cs="Arial"/>
                <w:b/>
                <w:bCs/>
              </w:rPr>
              <w:t>Description</w:t>
            </w:r>
            <w:r w:rsidRPr="0050280A">
              <w:rPr>
                <w:rFonts w:ascii="Arial Narrow" w:hAnsi="Arial Narrow" w:cs="Arial"/>
              </w:rPr>
              <w:t xml:space="preserve">: The County of Wayne is requesting </w:t>
            </w:r>
            <w:r w:rsidR="007D5DA4" w:rsidRPr="0050280A">
              <w:rPr>
                <w:rFonts w:ascii="Arial Narrow" w:hAnsi="Arial Narrow" w:cs="Arial"/>
              </w:rPr>
              <w:t>bids</w:t>
            </w:r>
            <w:r w:rsidRPr="0050280A">
              <w:rPr>
                <w:rFonts w:ascii="Arial Narrow" w:hAnsi="Arial Narrow" w:cs="Arial"/>
              </w:rPr>
              <w:t xml:space="preserve"> f</w:t>
            </w:r>
            <w:r w:rsidRPr="001D4609">
              <w:rPr>
                <w:rFonts w:ascii="Arial Narrow" w:hAnsi="Arial Narrow" w:cs="Arial"/>
              </w:rPr>
              <w:t xml:space="preserve">or </w:t>
            </w:r>
            <w:r w:rsidR="00872602" w:rsidRPr="001D4609">
              <w:rPr>
                <w:rFonts w:ascii="Arial Narrow" w:hAnsi="Arial Narrow" w:cs="Arial"/>
                <w:bCs/>
              </w:rPr>
              <w:t>a wide variety of jail supply items. It is the goal of the Wayne County Sheriff's Department to award one or more contracts for the supply of jail supply products for the next three to five years.</w:t>
            </w:r>
          </w:p>
          <w:p w14:paraId="0B62CD56" w14:textId="77777777" w:rsidR="007F61C8" w:rsidRPr="00374133" w:rsidRDefault="007F61C8" w:rsidP="0050280A">
            <w:pPr>
              <w:spacing w:after="0"/>
              <w:jc w:val="both"/>
              <w:rPr>
                <w:rFonts w:ascii="Arial" w:hAnsi="Arial" w:cs="Arial"/>
              </w:rPr>
            </w:pPr>
          </w:p>
          <w:p w14:paraId="0B62CD57" w14:textId="77777777" w:rsidR="007F61C8" w:rsidRPr="0050280A" w:rsidRDefault="007F61C8" w:rsidP="0050280A">
            <w:pPr>
              <w:spacing w:after="0"/>
              <w:jc w:val="both"/>
              <w:rPr>
                <w:rFonts w:ascii="Arial" w:hAnsi="Arial" w:cs="Arial"/>
              </w:rPr>
            </w:pPr>
          </w:p>
        </w:tc>
      </w:tr>
    </w:tbl>
    <w:p w14:paraId="0B62CD59" w14:textId="77777777" w:rsidR="00714DA1" w:rsidRDefault="00714DA1" w:rsidP="00714DA1">
      <w:pPr>
        <w:spacing w:after="0" w:line="240" w:lineRule="auto"/>
        <w:rPr>
          <w:rFonts w:ascii="Arial Narrow" w:hAnsi="Arial Narrow"/>
        </w:rPr>
      </w:pPr>
    </w:p>
    <w:p w14:paraId="0B62CD5A" w14:textId="77777777" w:rsidR="00D8012B" w:rsidRDefault="00714DA1" w:rsidP="00944AC1">
      <w:pPr>
        <w:spacing w:after="0" w:line="240" w:lineRule="auto"/>
        <w:rPr>
          <w:rFonts w:ascii="Arial Narrow" w:hAnsi="Arial Narrow"/>
        </w:rPr>
      </w:pPr>
      <w:r>
        <w:rPr>
          <w:rFonts w:ascii="Arial Narrow" w:hAnsi="Arial Narrow"/>
        </w:rPr>
        <w:t xml:space="preserve">A copy of this bid may be </w:t>
      </w:r>
      <w:r w:rsidR="00B652C2">
        <w:rPr>
          <w:rFonts w:ascii="Arial Narrow" w:hAnsi="Arial Narrow"/>
        </w:rPr>
        <w:t>obtain</w:t>
      </w:r>
      <w:r>
        <w:rPr>
          <w:rFonts w:ascii="Arial Narrow" w:hAnsi="Arial Narrow"/>
        </w:rPr>
        <w:t>ed from the BidNet Direct website (formerly MITN</w:t>
      </w:r>
      <w:r w:rsidR="00B652C2">
        <w:rPr>
          <w:rFonts w:ascii="Arial Narrow" w:hAnsi="Arial Narrow"/>
        </w:rPr>
        <w:t>.info</w:t>
      </w:r>
      <w:r>
        <w:rPr>
          <w:rFonts w:ascii="Arial Narrow" w:hAnsi="Arial Narrow"/>
        </w:rPr>
        <w:t xml:space="preserve">) at </w:t>
      </w:r>
      <w:hyperlink r:id="rId8" w:history="1">
        <w:r w:rsidRPr="00492BDF">
          <w:rPr>
            <w:rStyle w:val="Hyperlink"/>
            <w:rFonts w:ascii="Arial Narrow" w:hAnsi="Arial Narrow"/>
            <w:b/>
          </w:rPr>
          <w:t>https://www.bidnetdirect.com</w:t>
        </w:r>
      </w:hyperlink>
      <w:r>
        <w:rPr>
          <w:rFonts w:ascii="Arial Narrow" w:hAnsi="Arial Narrow"/>
          <w:b/>
        </w:rPr>
        <w:t xml:space="preserve">, </w:t>
      </w:r>
      <w:r>
        <w:rPr>
          <w:rFonts w:ascii="Arial Narrow" w:hAnsi="Arial Narrow"/>
        </w:rPr>
        <w:t>until the dea</w:t>
      </w:r>
      <w:r w:rsidR="00944AC1">
        <w:rPr>
          <w:rFonts w:ascii="Arial Narrow" w:hAnsi="Arial Narrow"/>
        </w:rPr>
        <w:t>dline date and time noted above</w:t>
      </w:r>
      <w:r w:rsidR="00D92F5B">
        <w:rPr>
          <w:rFonts w:ascii="Arial Narrow" w:hAnsi="Arial Narrow"/>
        </w:rPr>
        <w:t>.</w:t>
      </w:r>
    </w:p>
    <w:p w14:paraId="500C001D" w14:textId="77777777" w:rsidR="005C212F" w:rsidRDefault="00D8012B" w:rsidP="005C212F">
      <w:pPr>
        <w:rPr>
          <w:rFonts w:ascii="Arial Narrow" w:hAnsi="Arial Narrow"/>
          <w:b/>
        </w:rPr>
      </w:pPr>
      <w:r>
        <w:rPr>
          <w:rFonts w:ascii="Arial Narrow" w:hAnsi="Arial Narrow"/>
        </w:rPr>
        <w:br w:type="page"/>
      </w:r>
      <w:bookmarkStart w:id="0" w:name="_Hlk75323574"/>
      <w:r w:rsidR="003E39BE" w:rsidRPr="003E39BE">
        <w:rPr>
          <w:rFonts w:ascii="Arial Narrow" w:hAnsi="Arial Narrow"/>
          <w:b/>
        </w:rPr>
        <w:lastRenderedPageBreak/>
        <w:t>VIRTUAL BID OPENING LINK:</w:t>
      </w:r>
      <w:bookmarkEnd w:id="0"/>
    </w:p>
    <w:p w14:paraId="7914D18A" w14:textId="77777777" w:rsidR="005C212F" w:rsidRPr="005C212F" w:rsidRDefault="005C212F" w:rsidP="005C212F">
      <w:r w:rsidRPr="005C212F">
        <w:rPr>
          <w:b/>
          <w:bCs/>
        </w:rPr>
        <w:t>Microsoft Teams meeting</w:t>
      </w:r>
      <w:r w:rsidRPr="005C212F">
        <w:t xml:space="preserve"> </w:t>
      </w:r>
    </w:p>
    <w:p w14:paraId="2EB781C9" w14:textId="77777777" w:rsidR="005C212F" w:rsidRPr="005C212F" w:rsidRDefault="005C212F" w:rsidP="005C212F">
      <w:r w:rsidRPr="005C212F">
        <w:rPr>
          <w:b/>
          <w:bCs/>
        </w:rPr>
        <w:t xml:space="preserve">Join: </w:t>
      </w:r>
      <w:hyperlink r:id="rId9" w:tooltip="Meeting join" w:history="1">
        <w:r w:rsidRPr="005C212F">
          <w:rPr>
            <w:rStyle w:val="Hyperlink"/>
          </w:rPr>
          <w:t>https://teams.microsoft.com/meet/24285325100475?p=7G76AVSL611bCNkn7l</w:t>
        </w:r>
      </w:hyperlink>
      <w:r w:rsidRPr="005C212F">
        <w:t xml:space="preserve"> </w:t>
      </w:r>
    </w:p>
    <w:p w14:paraId="50FAD02A" w14:textId="77777777" w:rsidR="005C212F" w:rsidRPr="005C212F" w:rsidRDefault="005C212F" w:rsidP="005C212F">
      <w:r w:rsidRPr="005C212F">
        <w:t xml:space="preserve">Meeting ID: 242 853 251 004 75 </w:t>
      </w:r>
    </w:p>
    <w:p w14:paraId="4110B46C" w14:textId="77777777" w:rsidR="005C212F" w:rsidRPr="005C212F" w:rsidRDefault="005C212F" w:rsidP="005C212F">
      <w:r w:rsidRPr="005C212F">
        <w:t xml:space="preserve">Passcode: Fc2VD3oZ </w:t>
      </w:r>
    </w:p>
    <w:p w14:paraId="0B62CD5D" w14:textId="5C980BDD" w:rsidR="005A66C5" w:rsidRPr="005C212F" w:rsidRDefault="003E39BE" w:rsidP="005C212F">
      <w:pPr>
        <w:rPr>
          <w:rFonts w:ascii="Arial Narrow" w:hAnsi="Arial Narrow"/>
          <w:b/>
        </w:rPr>
      </w:pPr>
      <w:r>
        <w:br w:type="page"/>
      </w:r>
    </w:p>
    <w:p w14:paraId="0B62CD5E" w14:textId="77777777" w:rsidR="00D46911" w:rsidRDefault="00E23B39">
      <w:pPr>
        <w:pStyle w:val="TOCHeading"/>
        <w:jc w:val="center"/>
        <w:rPr>
          <w:color w:val="auto"/>
        </w:rPr>
      </w:pPr>
      <w:r w:rsidRPr="00E23B39">
        <w:rPr>
          <w:color w:val="auto"/>
        </w:rPr>
        <w:lastRenderedPageBreak/>
        <w:t>Contents</w:t>
      </w:r>
      <w:r w:rsidR="001208E2">
        <w:rPr>
          <w:color w:val="auto"/>
        </w:rPr>
        <w:t xml:space="preserve"> </w:t>
      </w:r>
    </w:p>
    <w:p w14:paraId="0F7D6310" w14:textId="46F494DC" w:rsidR="005B684C" w:rsidRDefault="00952802">
      <w:pPr>
        <w:pStyle w:val="TOC1"/>
        <w:rPr>
          <w:rFonts w:asciiTheme="minorHAnsi" w:eastAsiaTheme="minorEastAsia" w:hAnsiTheme="minorHAnsi" w:cstheme="minorBidi"/>
          <w:b w:val="0"/>
          <w:bCs w:val="0"/>
          <w:i w:val="0"/>
          <w:iCs w:val="0"/>
          <w:kern w:val="2"/>
          <w14:ligatures w14:val="standardContextual"/>
        </w:rPr>
      </w:pPr>
      <w:r w:rsidRPr="00E23B39">
        <w:fldChar w:fldCharType="begin"/>
      </w:r>
      <w:r w:rsidR="005A66C5" w:rsidRPr="003C55E0">
        <w:instrText xml:space="preserve"> TOC \o "1-3" \h \z \u </w:instrText>
      </w:r>
      <w:r w:rsidRPr="00E23B39">
        <w:rPr>
          <w:noProof w:val="0"/>
        </w:rPr>
        <w:fldChar w:fldCharType="separate"/>
      </w:r>
      <w:hyperlink w:anchor="_Toc220415580" w:history="1">
        <w:r w:rsidR="005B684C" w:rsidRPr="005E40AC">
          <w:rPr>
            <w:rStyle w:val="Hyperlink"/>
          </w:rPr>
          <w:t>PART 1 – INVITATION FOR BIDS (IFB)</w:t>
        </w:r>
        <w:r w:rsidR="005B684C">
          <w:rPr>
            <w:webHidden/>
          </w:rPr>
          <w:tab/>
        </w:r>
        <w:r w:rsidR="005B684C">
          <w:rPr>
            <w:webHidden/>
          </w:rPr>
          <w:fldChar w:fldCharType="begin"/>
        </w:r>
        <w:r w:rsidR="005B684C">
          <w:rPr>
            <w:webHidden/>
          </w:rPr>
          <w:instrText xml:space="preserve"> PAGEREF _Toc220415580 \h </w:instrText>
        </w:r>
        <w:r w:rsidR="005B684C">
          <w:rPr>
            <w:webHidden/>
          </w:rPr>
        </w:r>
        <w:r w:rsidR="005B684C">
          <w:rPr>
            <w:webHidden/>
          </w:rPr>
          <w:fldChar w:fldCharType="separate"/>
        </w:r>
        <w:r w:rsidR="005B684C">
          <w:rPr>
            <w:webHidden/>
          </w:rPr>
          <w:t>5</w:t>
        </w:r>
        <w:r w:rsidR="005B684C">
          <w:rPr>
            <w:webHidden/>
          </w:rPr>
          <w:fldChar w:fldCharType="end"/>
        </w:r>
      </w:hyperlink>
    </w:p>
    <w:p w14:paraId="584E0FFD" w14:textId="7D51B24A" w:rsidR="005B684C" w:rsidRDefault="005B684C">
      <w:pPr>
        <w:pStyle w:val="TOC2"/>
        <w:rPr>
          <w:rFonts w:asciiTheme="minorHAnsi" w:eastAsiaTheme="minorEastAsia" w:hAnsiTheme="minorHAnsi" w:cstheme="minorBidi"/>
          <w:b w:val="0"/>
          <w:bCs w:val="0"/>
          <w:kern w:val="2"/>
          <w:sz w:val="24"/>
          <w:szCs w:val="24"/>
          <w14:ligatures w14:val="standardContextual"/>
        </w:rPr>
      </w:pPr>
      <w:hyperlink w:anchor="_Toc220415581" w:history="1">
        <w:r w:rsidRPr="005E40AC">
          <w:rPr>
            <w:rStyle w:val="Hyperlink"/>
          </w:rPr>
          <w:t>SECTION 1.0 – INTRODUCTION &amp; INSTRUCTIONS:</w:t>
        </w:r>
        <w:r>
          <w:rPr>
            <w:webHidden/>
          </w:rPr>
          <w:tab/>
        </w:r>
        <w:r>
          <w:rPr>
            <w:webHidden/>
          </w:rPr>
          <w:fldChar w:fldCharType="begin"/>
        </w:r>
        <w:r>
          <w:rPr>
            <w:webHidden/>
          </w:rPr>
          <w:instrText xml:space="preserve"> PAGEREF _Toc220415581 \h </w:instrText>
        </w:r>
        <w:r>
          <w:rPr>
            <w:webHidden/>
          </w:rPr>
        </w:r>
        <w:r>
          <w:rPr>
            <w:webHidden/>
          </w:rPr>
          <w:fldChar w:fldCharType="separate"/>
        </w:r>
        <w:r>
          <w:rPr>
            <w:webHidden/>
          </w:rPr>
          <w:t>5</w:t>
        </w:r>
        <w:r>
          <w:rPr>
            <w:webHidden/>
          </w:rPr>
          <w:fldChar w:fldCharType="end"/>
        </w:r>
      </w:hyperlink>
    </w:p>
    <w:p w14:paraId="45C83912" w14:textId="0A0597F4" w:rsidR="005B684C" w:rsidRDefault="005B684C">
      <w:pPr>
        <w:pStyle w:val="TOC3"/>
        <w:rPr>
          <w:rFonts w:asciiTheme="minorHAnsi" w:eastAsiaTheme="minorEastAsia" w:hAnsiTheme="minorHAnsi" w:cstheme="minorBidi"/>
          <w:kern w:val="2"/>
          <w:sz w:val="24"/>
          <w:szCs w:val="24"/>
          <w14:ligatures w14:val="standardContextual"/>
        </w:rPr>
      </w:pPr>
      <w:hyperlink w:anchor="_Toc220415582" w:history="1">
        <w:r w:rsidRPr="005E40AC">
          <w:rPr>
            <w:rStyle w:val="Hyperlink"/>
            <w:bCs/>
          </w:rPr>
          <w:t>1.1</w:t>
        </w:r>
        <w:r>
          <w:rPr>
            <w:rFonts w:asciiTheme="minorHAnsi" w:eastAsiaTheme="minorEastAsia" w:hAnsiTheme="minorHAnsi" w:cstheme="minorBidi"/>
            <w:kern w:val="2"/>
            <w:sz w:val="24"/>
            <w:szCs w:val="24"/>
            <w14:ligatures w14:val="standardContextual"/>
          </w:rPr>
          <w:tab/>
        </w:r>
        <w:r w:rsidRPr="005E40AC">
          <w:rPr>
            <w:rStyle w:val="Hyperlink"/>
            <w:bCs/>
          </w:rPr>
          <w:t>Introduction/Background</w:t>
        </w:r>
        <w:r>
          <w:rPr>
            <w:webHidden/>
          </w:rPr>
          <w:tab/>
        </w:r>
        <w:r>
          <w:rPr>
            <w:webHidden/>
          </w:rPr>
          <w:fldChar w:fldCharType="begin"/>
        </w:r>
        <w:r>
          <w:rPr>
            <w:webHidden/>
          </w:rPr>
          <w:instrText xml:space="preserve"> PAGEREF _Toc220415582 \h </w:instrText>
        </w:r>
        <w:r>
          <w:rPr>
            <w:webHidden/>
          </w:rPr>
        </w:r>
        <w:r>
          <w:rPr>
            <w:webHidden/>
          </w:rPr>
          <w:fldChar w:fldCharType="separate"/>
        </w:r>
        <w:r>
          <w:rPr>
            <w:webHidden/>
          </w:rPr>
          <w:t>5</w:t>
        </w:r>
        <w:r>
          <w:rPr>
            <w:webHidden/>
          </w:rPr>
          <w:fldChar w:fldCharType="end"/>
        </w:r>
      </w:hyperlink>
    </w:p>
    <w:p w14:paraId="2D42516A" w14:textId="7263C549" w:rsidR="005B684C" w:rsidRDefault="005B684C">
      <w:pPr>
        <w:pStyle w:val="TOC3"/>
        <w:rPr>
          <w:rFonts w:asciiTheme="minorHAnsi" w:eastAsiaTheme="minorEastAsia" w:hAnsiTheme="minorHAnsi" w:cstheme="minorBidi"/>
          <w:kern w:val="2"/>
          <w:sz w:val="24"/>
          <w:szCs w:val="24"/>
          <w14:ligatures w14:val="standardContextual"/>
        </w:rPr>
      </w:pPr>
      <w:hyperlink w:anchor="_Toc220415583" w:history="1">
        <w:r w:rsidRPr="005E40AC">
          <w:rPr>
            <w:rStyle w:val="Hyperlink"/>
            <w:bCs/>
          </w:rPr>
          <w:t>1.2</w:t>
        </w:r>
        <w:r>
          <w:rPr>
            <w:rFonts w:asciiTheme="minorHAnsi" w:eastAsiaTheme="minorEastAsia" w:hAnsiTheme="minorHAnsi" w:cstheme="minorBidi"/>
            <w:kern w:val="2"/>
            <w:sz w:val="24"/>
            <w:szCs w:val="24"/>
            <w14:ligatures w14:val="standardContextual"/>
          </w:rPr>
          <w:tab/>
        </w:r>
        <w:r w:rsidRPr="005E40AC">
          <w:rPr>
            <w:rStyle w:val="Hyperlink"/>
            <w:bCs/>
          </w:rPr>
          <w:t>Objective</w:t>
        </w:r>
        <w:r>
          <w:rPr>
            <w:webHidden/>
          </w:rPr>
          <w:tab/>
        </w:r>
        <w:r>
          <w:rPr>
            <w:webHidden/>
          </w:rPr>
          <w:fldChar w:fldCharType="begin"/>
        </w:r>
        <w:r>
          <w:rPr>
            <w:webHidden/>
          </w:rPr>
          <w:instrText xml:space="preserve"> PAGEREF _Toc220415583 \h </w:instrText>
        </w:r>
        <w:r>
          <w:rPr>
            <w:webHidden/>
          </w:rPr>
        </w:r>
        <w:r>
          <w:rPr>
            <w:webHidden/>
          </w:rPr>
          <w:fldChar w:fldCharType="separate"/>
        </w:r>
        <w:r>
          <w:rPr>
            <w:webHidden/>
          </w:rPr>
          <w:t>5</w:t>
        </w:r>
        <w:r>
          <w:rPr>
            <w:webHidden/>
          </w:rPr>
          <w:fldChar w:fldCharType="end"/>
        </w:r>
      </w:hyperlink>
    </w:p>
    <w:p w14:paraId="643A1C3C" w14:textId="728F5B68" w:rsidR="005B684C" w:rsidRDefault="005B684C">
      <w:pPr>
        <w:pStyle w:val="TOC3"/>
        <w:rPr>
          <w:rFonts w:asciiTheme="minorHAnsi" w:eastAsiaTheme="minorEastAsia" w:hAnsiTheme="minorHAnsi" w:cstheme="minorBidi"/>
          <w:kern w:val="2"/>
          <w:sz w:val="24"/>
          <w:szCs w:val="24"/>
          <w14:ligatures w14:val="standardContextual"/>
        </w:rPr>
      </w:pPr>
      <w:hyperlink w:anchor="_Toc220415584" w:history="1">
        <w:r w:rsidRPr="005E40AC">
          <w:rPr>
            <w:rStyle w:val="Hyperlink"/>
            <w:bCs/>
          </w:rPr>
          <w:t>1.3</w:t>
        </w:r>
        <w:r>
          <w:rPr>
            <w:rFonts w:asciiTheme="minorHAnsi" w:eastAsiaTheme="minorEastAsia" w:hAnsiTheme="minorHAnsi" w:cstheme="minorBidi"/>
            <w:kern w:val="2"/>
            <w:sz w:val="24"/>
            <w:szCs w:val="24"/>
            <w14:ligatures w14:val="standardContextual"/>
          </w:rPr>
          <w:tab/>
        </w:r>
        <w:r w:rsidRPr="005E40AC">
          <w:rPr>
            <w:rStyle w:val="Hyperlink"/>
            <w:bCs/>
          </w:rPr>
          <w:t>Overview of Solicitation (IFB) Document</w:t>
        </w:r>
        <w:r>
          <w:rPr>
            <w:webHidden/>
          </w:rPr>
          <w:tab/>
        </w:r>
        <w:r>
          <w:rPr>
            <w:webHidden/>
          </w:rPr>
          <w:fldChar w:fldCharType="begin"/>
        </w:r>
        <w:r>
          <w:rPr>
            <w:webHidden/>
          </w:rPr>
          <w:instrText xml:space="preserve"> PAGEREF _Toc220415584 \h </w:instrText>
        </w:r>
        <w:r>
          <w:rPr>
            <w:webHidden/>
          </w:rPr>
        </w:r>
        <w:r>
          <w:rPr>
            <w:webHidden/>
          </w:rPr>
          <w:fldChar w:fldCharType="separate"/>
        </w:r>
        <w:r>
          <w:rPr>
            <w:webHidden/>
          </w:rPr>
          <w:t>5</w:t>
        </w:r>
        <w:r>
          <w:rPr>
            <w:webHidden/>
          </w:rPr>
          <w:fldChar w:fldCharType="end"/>
        </w:r>
      </w:hyperlink>
    </w:p>
    <w:p w14:paraId="245A03A3" w14:textId="5BE6DD8A" w:rsidR="005B684C" w:rsidRDefault="005B684C">
      <w:pPr>
        <w:pStyle w:val="TOC3"/>
        <w:rPr>
          <w:rFonts w:asciiTheme="minorHAnsi" w:eastAsiaTheme="minorEastAsia" w:hAnsiTheme="minorHAnsi" w:cstheme="minorBidi"/>
          <w:kern w:val="2"/>
          <w:sz w:val="24"/>
          <w:szCs w:val="24"/>
          <w14:ligatures w14:val="standardContextual"/>
        </w:rPr>
      </w:pPr>
      <w:hyperlink w:anchor="_Toc220415585" w:history="1">
        <w:r w:rsidRPr="005E40AC">
          <w:rPr>
            <w:rStyle w:val="Hyperlink"/>
          </w:rPr>
          <w:t>1.4</w:t>
        </w:r>
        <w:r>
          <w:rPr>
            <w:rFonts w:asciiTheme="minorHAnsi" w:eastAsiaTheme="minorEastAsia" w:hAnsiTheme="minorHAnsi" w:cstheme="minorBidi"/>
            <w:kern w:val="2"/>
            <w:sz w:val="24"/>
            <w:szCs w:val="24"/>
            <w14:ligatures w14:val="standardContextual"/>
          </w:rPr>
          <w:tab/>
        </w:r>
        <w:r w:rsidRPr="005E40AC">
          <w:rPr>
            <w:rStyle w:val="Hyperlink"/>
          </w:rPr>
          <w:t>Contact with Wayne County Personnel</w:t>
        </w:r>
        <w:r>
          <w:rPr>
            <w:webHidden/>
          </w:rPr>
          <w:tab/>
        </w:r>
        <w:r>
          <w:rPr>
            <w:webHidden/>
          </w:rPr>
          <w:fldChar w:fldCharType="begin"/>
        </w:r>
        <w:r>
          <w:rPr>
            <w:webHidden/>
          </w:rPr>
          <w:instrText xml:space="preserve"> PAGEREF _Toc220415585 \h </w:instrText>
        </w:r>
        <w:r>
          <w:rPr>
            <w:webHidden/>
          </w:rPr>
        </w:r>
        <w:r>
          <w:rPr>
            <w:webHidden/>
          </w:rPr>
          <w:fldChar w:fldCharType="separate"/>
        </w:r>
        <w:r>
          <w:rPr>
            <w:webHidden/>
          </w:rPr>
          <w:t>6</w:t>
        </w:r>
        <w:r>
          <w:rPr>
            <w:webHidden/>
          </w:rPr>
          <w:fldChar w:fldCharType="end"/>
        </w:r>
      </w:hyperlink>
    </w:p>
    <w:p w14:paraId="2C4A55E3" w14:textId="701B37F5" w:rsidR="005B684C" w:rsidRDefault="005B684C">
      <w:pPr>
        <w:pStyle w:val="TOC3"/>
        <w:rPr>
          <w:rFonts w:asciiTheme="minorHAnsi" w:eastAsiaTheme="minorEastAsia" w:hAnsiTheme="minorHAnsi" w:cstheme="minorBidi"/>
          <w:kern w:val="2"/>
          <w:sz w:val="24"/>
          <w:szCs w:val="24"/>
          <w14:ligatures w14:val="standardContextual"/>
        </w:rPr>
      </w:pPr>
      <w:hyperlink w:anchor="_Toc220415586" w:history="1">
        <w:r w:rsidRPr="005E40AC">
          <w:rPr>
            <w:rStyle w:val="Hyperlink"/>
          </w:rPr>
          <w:t>1.5</w:t>
        </w:r>
        <w:r>
          <w:rPr>
            <w:rFonts w:asciiTheme="minorHAnsi" w:eastAsiaTheme="minorEastAsia" w:hAnsiTheme="minorHAnsi" w:cstheme="minorBidi"/>
            <w:kern w:val="2"/>
            <w:sz w:val="24"/>
            <w:szCs w:val="24"/>
            <w14:ligatures w14:val="standardContextual"/>
          </w:rPr>
          <w:tab/>
        </w:r>
        <w:r w:rsidRPr="005E40AC">
          <w:rPr>
            <w:rStyle w:val="Hyperlink"/>
          </w:rPr>
          <w:t>Wayne County Rights &amp; Responsibilities</w:t>
        </w:r>
        <w:r>
          <w:rPr>
            <w:webHidden/>
          </w:rPr>
          <w:tab/>
        </w:r>
        <w:r>
          <w:rPr>
            <w:webHidden/>
          </w:rPr>
          <w:fldChar w:fldCharType="begin"/>
        </w:r>
        <w:r>
          <w:rPr>
            <w:webHidden/>
          </w:rPr>
          <w:instrText xml:space="preserve"> PAGEREF _Toc220415586 \h </w:instrText>
        </w:r>
        <w:r>
          <w:rPr>
            <w:webHidden/>
          </w:rPr>
        </w:r>
        <w:r>
          <w:rPr>
            <w:webHidden/>
          </w:rPr>
          <w:fldChar w:fldCharType="separate"/>
        </w:r>
        <w:r>
          <w:rPr>
            <w:webHidden/>
          </w:rPr>
          <w:t>6</w:t>
        </w:r>
        <w:r>
          <w:rPr>
            <w:webHidden/>
          </w:rPr>
          <w:fldChar w:fldCharType="end"/>
        </w:r>
      </w:hyperlink>
    </w:p>
    <w:p w14:paraId="3ACDBEDB" w14:textId="00844CD2" w:rsidR="005B684C" w:rsidRDefault="005B684C">
      <w:pPr>
        <w:pStyle w:val="TOC3"/>
        <w:rPr>
          <w:rFonts w:asciiTheme="minorHAnsi" w:eastAsiaTheme="minorEastAsia" w:hAnsiTheme="minorHAnsi" w:cstheme="minorBidi"/>
          <w:kern w:val="2"/>
          <w:sz w:val="24"/>
          <w:szCs w:val="24"/>
          <w14:ligatures w14:val="standardContextual"/>
        </w:rPr>
      </w:pPr>
      <w:hyperlink w:anchor="_Toc220415587" w:history="1">
        <w:r w:rsidRPr="005E40AC">
          <w:rPr>
            <w:rStyle w:val="Hyperlink"/>
          </w:rPr>
          <w:t>1.6</w:t>
        </w:r>
        <w:r>
          <w:rPr>
            <w:rFonts w:asciiTheme="minorHAnsi" w:eastAsiaTheme="minorEastAsia" w:hAnsiTheme="minorHAnsi" w:cstheme="minorBidi"/>
            <w:kern w:val="2"/>
            <w:sz w:val="24"/>
            <w:szCs w:val="24"/>
            <w14:ligatures w14:val="standardContextual"/>
          </w:rPr>
          <w:tab/>
        </w:r>
        <w:r w:rsidRPr="005E40AC">
          <w:rPr>
            <w:rStyle w:val="Hyperlink"/>
          </w:rPr>
          <w:t>Subcontractors</w:t>
        </w:r>
        <w:r>
          <w:rPr>
            <w:webHidden/>
          </w:rPr>
          <w:tab/>
        </w:r>
        <w:r>
          <w:rPr>
            <w:webHidden/>
          </w:rPr>
          <w:fldChar w:fldCharType="begin"/>
        </w:r>
        <w:r>
          <w:rPr>
            <w:webHidden/>
          </w:rPr>
          <w:instrText xml:space="preserve"> PAGEREF _Toc220415587 \h </w:instrText>
        </w:r>
        <w:r>
          <w:rPr>
            <w:webHidden/>
          </w:rPr>
        </w:r>
        <w:r>
          <w:rPr>
            <w:webHidden/>
          </w:rPr>
          <w:fldChar w:fldCharType="separate"/>
        </w:r>
        <w:r>
          <w:rPr>
            <w:webHidden/>
          </w:rPr>
          <w:t>7</w:t>
        </w:r>
        <w:r>
          <w:rPr>
            <w:webHidden/>
          </w:rPr>
          <w:fldChar w:fldCharType="end"/>
        </w:r>
      </w:hyperlink>
    </w:p>
    <w:p w14:paraId="021FA5CA" w14:textId="4E4076A5" w:rsidR="005B684C" w:rsidRDefault="005B684C">
      <w:pPr>
        <w:pStyle w:val="TOC3"/>
        <w:rPr>
          <w:rFonts w:asciiTheme="minorHAnsi" w:eastAsiaTheme="minorEastAsia" w:hAnsiTheme="minorHAnsi" w:cstheme="minorBidi"/>
          <w:kern w:val="2"/>
          <w:sz w:val="24"/>
          <w:szCs w:val="24"/>
          <w14:ligatures w14:val="standardContextual"/>
        </w:rPr>
      </w:pPr>
      <w:hyperlink w:anchor="_Toc220415588" w:history="1">
        <w:r w:rsidRPr="005E40AC">
          <w:rPr>
            <w:rStyle w:val="Hyperlink"/>
            <w:bCs/>
          </w:rPr>
          <w:t>1.7</w:t>
        </w:r>
        <w:r>
          <w:rPr>
            <w:rFonts w:asciiTheme="minorHAnsi" w:eastAsiaTheme="minorEastAsia" w:hAnsiTheme="minorHAnsi" w:cstheme="minorBidi"/>
            <w:kern w:val="2"/>
            <w:sz w:val="24"/>
            <w:szCs w:val="24"/>
            <w14:ligatures w14:val="standardContextual"/>
          </w:rPr>
          <w:tab/>
        </w:r>
        <w:r w:rsidRPr="005E40AC">
          <w:rPr>
            <w:rStyle w:val="Hyperlink"/>
            <w:bCs/>
          </w:rPr>
          <w:t>Disqualification of Bidders</w:t>
        </w:r>
        <w:r>
          <w:rPr>
            <w:webHidden/>
          </w:rPr>
          <w:tab/>
        </w:r>
        <w:r>
          <w:rPr>
            <w:webHidden/>
          </w:rPr>
          <w:fldChar w:fldCharType="begin"/>
        </w:r>
        <w:r>
          <w:rPr>
            <w:webHidden/>
          </w:rPr>
          <w:instrText xml:space="preserve"> PAGEREF _Toc220415588 \h </w:instrText>
        </w:r>
        <w:r>
          <w:rPr>
            <w:webHidden/>
          </w:rPr>
        </w:r>
        <w:r>
          <w:rPr>
            <w:webHidden/>
          </w:rPr>
          <w:fldChar w:fldCharType="separate"/>
        </w:r>
        <w:r>
          <w:rPr>
            <w:webHidden/>
          </w:rPr>
          <w:t>7</w:t>
        </w:r>
        <w:r>
          <w:rPr>
            <w:webHidden/>
          </w:rPr>
          <w:fldChar w:fldCharType="end"/>
        </w:r>
      </w:hyperlink>
    </w:p>
    <w:p w14:paraId="1327DBC6" w14:textId="2065F46A" w:rsidR="005B684C" w:rsidRDefault="005B684C">
      <w:pPr>
        <w:pStyle w:val="TOC3"/>
        <w:rPr>
          <w:rFonts w:asciiTheme="minorHAnsi" w:eastAsiaTheme="minorEastAsia" w:hAnsiTheme="minorHAnsi" w:cstheme="minorBidi"/>
          <w:kern w:val="2"/>
          <w:sz w:val="24"/>
          <w:szCs w:val="24"/>
          <w14:ligatures w14:val="standardContextual"/>
        </w:rPr>
      </w:pPr>
      <w:hyperlink w:anchor="_Toc220415589" w:history="1">
        <w:r w:rsidRPr="005E40AC">
          <w:rPr>
            <w:rStyle w:val="Hyperlink"/>
            <w:bCs/>
          </w:rPr>
          <w:t>1.8</w:t>
        </w:r>
        <w:r>
          <w:rPr>
            <w:rFonts w:asciiTheme="minorHAnsi" w:eastAsiaTheme="minorEastAsia" w:hAnsiTheme="minorHAnsi" w:cstheme="minorBidi"/>
            <w:kern w:val="2"/>
            <w:sz w:val="24"/>
            <w:szCs w:val="24"/>
            <w14:ligatures w14:val="standardContextual"/>
          </w:rPr>
          <w:tab/>
        </w:r>
        <w:r w:rsidRPr="005E40AC">
          <w:rPr>
            <w:rStyle w:val="Hyperlink"/>
            <w:bCs/>
          </w:rPr>
          <w:t>Freedom of Information Act (FOIA)</w:t>
        </w:r>
        <w:r>
          <w:rPr>
            <w:webHidden/>
          </w:rPr>
          <w:tab/>
        </w:r>
        <w:r>
          <w:rPr>
            <w:webHidden/>
          </w:rPr>
          <w:fldChar w:fldCharType="begin"/>
        </w:r>
        <w:r>
          <w:rPr>
            <w:webHidden/>
          </w:rPr>
          <w:instrText xml:space="preserve"> PAGEREF _Toc220415589 \h </w:instrText>
        </w:r>
        <w:r>
          <w:rPr>
            <w:webHidden/>
          </w:rPr>
        </w:r>
        <w:r>
          <w:rPr>
            <w:webHidden/>
          </w:rPr>
          <w:fldChar w:fldCharType="separate"/>
        </w:r>
        <w:r>
          <w:rPr>
            <w:webHidden/>
          </w:rPr>
          <w:t>7</w:t>
        </w:r>
        <w:r>
          <w:rPr>
            <w:webHidden/>
          </w:rPr>
          <w:fldChar w:fldCharType="end"/>
        </w:r>
      </w:hyperlink>
    </w:p>
    <w:p w14:paraId="7B2706E8" w14:textId="73CC4B40" w:rsidR="005B684C" w:rsidRDefault="005B684C">
      <w:pPr>
        <w:pStyle w:val="TOC3"/>
        <w:rPr>
          <w:rFonts w:asciiTheme="minorHAnsi" w:eastAsiaTheme="minorEastAsia" w:hAnsiTheme="minorHAnsi" w:cstheme="minorBidi"/>
          <w:kern w:val="2"/>
          <w:sz w:val="24"/>
          <w:szCs w:val="24"/>
          <w14:ligatures w14:val="standardContextual"/>
        </w:rPr>
      </w:pPr>
      <w:hyperlink w:anchor="_Toc220415590" w:history="1">
        <w:r w:rsidRPr="005E40AC">
          <w:rPr>
            <w:rStyle w:val="Hyperlink"/>
            <w:bCs/>
          </w:rPr>
          <w:t>1.9</w:t>
        </w:r>
        <w:r>
          <w:rPr>
            <w:rFonts w:asciiTheme="minorHAnsi" w:eastAsiaTheme="minorEastAsia" w:hAnsiTheme="minorHAnsi" w:cstheme="minorBidi"/>
            <w:kern w:val="2"/>
            <w:sz w:val="24"/>
            <w:szCs w:val="24"/>
            <w14:ligatures w14:val="standardContextual"/>
          </w:rPr>
          <w:tab/>
        </w:r>
        <w:r w:rsidRPr="005E40AC">
          <w:rPr>
            <w:rStyle w:val="Hyperlink"/>
            <w:bCs/>
          </w:rPr>
          <w:t>Disclosure of Contents</w:t>
        </w:r>
        <w:r>
          <w:rPr>
            <w:webHidden/>
          </w:rPr>
          <w:tab/>
        </w:r>
        <w:r>
          <w:rPr>
            <w:webHidden/>
          </w:rPr>
          <w:fldChar w:fldCharType="begin"/>
        </w:r>
        <w:r>
          <w:rPr>
            <w:webHidden/>
          </w:rPr>
          <w:instrText xml:space="preserve"> PAGEREF _Toc220415590 \h </w:instrText>
        </w:r>
        <w:r>
          <w:rPr>
            <w:webHidden/>
          </w:rPr>
        </w:r>
        <w:r>
          <w:rPr>
            <w:webHidden/>
          </w:rPr>
          <w:fldChar w:fldCharType="separate"/>
        </w:r>
        <w:r>
          <w:rPr>
            <w:webHidden/>
          </w:rPr>
          <w:t>7</w:t>
        </w:r>
        <w:r>
          <w:rPr>
            <w:webHidden/>
          </w:rPr>
          <w:fldChar w:fldCharType="end"/>
        </w:r>
      </w:hyperlink>
    </w:p>
    <w:p w14:paraId="2340EA2B" w14:textId="7FA2D2E6" w:rsidR="005B684C" w:rsidRDefault="005B684C">
      <w:pPr>
        <w:pStyle w:val="TOC3"/>
        <w:rPr>
          <w:rFonts w:asciiTheme="minorHAnsi" w:eastAsiaTheme="minorEastAsia" w:hAnsiTheme="minorHAnsi" w:cstheme="minorBidi"/>
          <w:kern w:val="2"/>
          <w:sz w:val="24"/>
          <w:szCs w:val="24"/>
          <w14:ligatures w14:val="standardContextual"/>
        </w:rPr>
      </w:pPr>
      <w:hyperlink w:anchor="_Toc220415591" w:history="1">
        <w:r w:rsidRPr="005E40AC">
          <w:rPr>
            <w:rStyle w:val="Hyperlink"/>
            <w:bCs/>
          </w:rPr>
          <w:t>1.10</w:t>
        </w:r>
        <w:r>
          <w:rPr>
            <w:rFonts w:asciiTheme="minorHAnsi" w:eastAsiaTheme="minorEastAsia" w:hAnsiTheme="minorHAnsi" w:cstheme="minorBidi"/>
            <w:kern w:val="2"/>
            <w:sz w:val="24"/>
            <w:szCs w:val="24"/>
            <w14:ligatures w14:val="standardContextual"/>
          </w:rPr>
          <w:tab/>
        </w:r>
        <w:r w:rsidRPr="005E40AC">
          <w:rPr>
            <w:rStyle w:val="Hyperlink"/>
            <w:bCs/>
          </w:rPr>
          <w:t>County-Based Enterprise (and other) Advantage Programs</w:t>
        </w:r>
        <w:r>
          <w:rPr>
            <w:webHidden/>
          </w:rPr>
          <w:tab/>
        </w:r>
        <w:r>
          <w:rPr>
            <w:webHidden/>
          </w:rPr>
          <w:fldChar w:fldCharType="begin"/>
        </w:r>
        <w:r>
          <w:rPr>
            <w:webHidden/>
          </w:rPr>
          <w:instrText xml:space="preserve"> PAGEREF _Toc220415591 \h </w:instrText>
        </w:r>
        <w:r>
          <w:rPr>
            <w:webHidden/>
          </w:rPr>
        </w:r>
        <w:r>
          <w:rPr>
            <w:webHidden/>
          </w:rPr>
          <w:fldChar w:fldCharType="separate"/>
        </w:r>
        <w:r>
          <w:rPr>
            <w:webHidden/>
          </w:rPr>
          <w:t>8</w:t>
        </w:r>
        <w:r>
          <w:rPr>
            <w:webHidden/>
          </w:rPr>
          <w:fldChar w:fldCharType="end"/>
        </w:r>
      </w:hyperlink>
    </w:p>
    <w:p w14:paraId="0C643F14" w14:textId="21B6786E" w:rsidR="005B684C" w:rsidRDefault="005B684C">
      <w:pPr>
        <w:pStyle w:val="TOC3"/>
        <w:rPr>
          <w:rFonts w:asciiTheme="minorHAnsi" w:eastAsiaTheme="minorEastAsia" w:hAnsiTheme="minorHAnsi" w:cstheme="minorBidi"/>
          <w:kern w:val="2"/>
          <w:sz w:val="24"/>
          <w:szCs w:val="24"/>
          <w14:ligatures w14:val="standardContextual"/>
        </w:rPr>
      </w:pPr>
      <w:hyperlink w:anchor="_Toc220415592" w:history="1">
        <w:r w:rsidRPr="005E40AC">
          <w:rPr>
            <w:rStyle w:val="Hyperlink"/>
            <w:bCs/>
          </w:rPr>
          <w:t>1.11</w:t>
        </w:r>
        <w:r>
          <w:rPr>
            <w:rFonts w:asciiTheme="minorHAnsi" w:eastAsiaTheme="minorEastAsia" w:hAnsiTheme="minorHAnsi" w:cstheme="minorBidi"/>
            <w:kern w:val="2"/>
            <w:sz w:val="24"/>
            <w:szCs w:val="24"/>
            <w14:ligatures w14:val="standardContextual"/>
          </w:rPr>
          <w:tab/>
        </w:r>
        <w:r w:rsidRPr="005E40AC">
          <w:rPr>
            <w:rStyle w:val="Hyperlink"/>
            <w:bCs/>
          </w:rPr>
          <w:t>Final Agreement Award Determination</w:t>
        </w:r>
        <w:r>
          <w:rPr>
            <w:webHidden/>
          </w:rPr>
          <w:tab/>
        </w:r>
        <w:r>
          <w:rPr>
            <w:webHidden/>
          </w:rPr>
          <w:fldChar w:fldCharType="begin"/>
        </w:r>
        <w:r>
          <w:rPr>
            <w:webHidden/>
          </w:rPr>
          <w:instrText xml:space="preserve"> PAGEREF _Toc220415592 \h </w:instrText>
        </w:r>
        <w:r>
          <w:rPr>
            <w:webHidden/>
          </w:rPr>
        </w:r>
        <w:r>
          <w:rPr>
            <w:webHidden/>
          </w:rPr>
          <w:fldChar w:fldCharType="separate"/>
        </w:r>
        <w:r>
          <w:rPr>
            <w:webHidden/>
          </w:rPr>
          <w:t>9</w:t>
        </w:r>
        <w:r>
          <w:rPr>
            <w:webHidden/>
          </w:rPr>
          <w:fldChar w:fldCharType="end"/>
        </w:r>
      </w:hyperlink>
    </w:p>
    <w:p w14:paraId="7CD4925E" w14:textId="05874C12" w:rsidR="005B684C" w:rsidRDefault="005B684C">
      <w:pPr>
        <w:pStyle w:val="TOC3"/>
        <w:rPr>
          <w:rFonts w:asciiTheme="minorHAnsi" w:eastAsiaTheme="minorEastAsia" w:hAnsiTheme="minorHAnsi" w:cstheme="minorBidi"/>
          <w:kern w:val="2"/>
          <w:sz w:val="24"/>
          <w:szCs w:val="24"/>
          <w14:ligatures w14:val="standardContextual"/>
        </w:rPr>
      </w:pPr>
      <w:hyperlink w:anchor="_Toc220415593" w:history="1">
        <w:r w:rsidRPr="005E40AC">
          <w:rPr>
            <w:rStyle w:val="Hyperlink"/>
          </w:rPr>
          <w:t>1.12</w:t>
        </w:r>
        <w:r>
          <w:rPr>
            <w:rFonts w:asciiTheme="minorHAnsi" w:eastAsiaTheme="minorEastAsia" w:hAnsiTheme="minorHAnsi" w:cstheme="minorBidi"/>
            <w:kern w:val="2"/>
            <w:sz w:val="24"/>
            <w:szCs w:val="24"/>
            <w14:ligatures w14:val="standardContextual"/>
          </w:rPr>
          <w:tab/>
        </w:r>
        <w:r w:rsidRPr="005E40AC">
          <w:rPr>
            <w:rStyle w:val="Hyperlink"/>
          </w:rPr>
          <w:t>Conflict of Interest</w:t>
        </w:r>
        <w:r>
          <w:rPr>
            <w:webHidden/>
          </w:rPr>
          <w:tab/>
        </w:r>
        <w:r>
          <w:rPr>
            <w:webHidden/>
          </w:rPr>
          <w:fldChar w:fldCharType="begin"/>
        </w:r>
        <w:r>
          <w:rPr>
            <w:webHidden/>
          </w:rPr>
          <w:instrText xml:space="preserve"> PAGEREF _Toc220415593 \h </w:instrText>
        </w:r>
        <w:r>
          <w:rPr>
            <w:webHidden/>
          </w:rPr>
        </w:r>
        <w:r>
          <w:rPr>
            <w:webHidden/>
          </w:rPr>
          <w:fldChar w:fldCharType="separate"/>
        </w:r>
        <w:r>
          <w:rPr>
            <w:webHidden/>
          </w:rPr>
          <w:t>10</w:t>
        </w:r>
        <w:r>
          <w:rPr>
            <w:webHidden/>
          </w:rPr>
          <w:fldChar w:fldCharType="end"/>
        </w:r>
      </w:hyperlink>
    </w:p>
    <w:p w14:paraId="02001185" w14:textId="29704A7C" w:rsidR="005B684C" w:rsidRDefault="005B684C">
      <w:pPr>
        <w:pStyle w:val="TOC3"/>
        <w:rPr>
          <w:rFonts w:asciiTheme="minorHAnsi" w:eastAsiaTheme="minorEastAsia" w:hAnsiTheme="minorHAnsi" w:cstheme="minorBidi"/>
          <w:kern w:val="2"/>
          <w:sz w:val="24"/>
          <w:szCs w:val="24"/>
          <w14:ligatures w14:val="standardContextual"/>
        </w:rPr>
      </w:pPr>
      <w:hyperlink w:anchor="_Toc220415594" w:history="1">
        <w:r w:rsidRPr="005E40AC">
          <w:rPr>
            <w:rStyle w:val="Hyperlink"/>
          </w:rPr>
          <w:t>1.13</w:t>
        </w:r>
        <w:r>
          <w:rPr>
            <w:rFonts w:asciiTheme="minorHAnsi" w:eastAsiaTheme="minorEastAsia" w:hAnsiTheme="minorHAnsi" w:cstheme="minorBidi"/>
            <w:kern w:val="2"/>
            <w:sz w:val="24"/>
            <w:szCs w:val="24"/>
            <w14:ligatures w14:val="standardContextual"/>
          </w:rPr>
          <w:tab/>
        </w:r>
        <w:r w:rsidRPr="005E40AC">
          <w:rPr>
            <w:rStyle w:val="Hyperlink"/>
          </w:rPr>
          <w:t>Gratuities</w:t>
        </w:r>
        <w:r>
          <w:rPr>
            <w:webHidden/>
          </w:rPr>
          <w:tab/>
        </w:r>
        <w:r>
          <w:rPr>
            <w:webHidden/>
          </w:rPr>
          <w:fldChar w:fldCharType="begin"/>
        </w:r>
        <w:r>
          <w:rPr>
            <w:webHidden/>
          </w:rPr>
          <w:instrText xml:space="preserve"> PAGEREF _Toc220415594 \h </w:instrText>
        </w:r>
        <w:r>
          <w:rPr>
            <w:webHidden/>
          </w:rPr>
        </w:r>
        <w:r>
          <w:rPr>
            <w:webHidden/>
          </w:rPr>
          <w:fldChar w:fldCharType="separate"/>
        </w:r>
        <w:r>
          <w:rPr>
            <w:webHidden/>
          </w:rPr>
          <w:t>10</w:t>
        </w:r>
        <w:r>
          <w:rPr>
            <w:webHidden/>
          </w:rPr>
          <w:fldChar w:fldCharType="end"/>
        </w:r>
      </w:hyperlink>
    </w:p>
    <w:p w14:paraId="57ACC80C" w14:textId="44EAEF73" w:rsidR="005B684C" w:rsidRDefault="005B684C">
      <w:pPr>
        <w:pStyle w:val="TOC3"/>
        <w:rPr>
          <w:rFonts w:asciiTheme="minorHAnsi" w:eastAsiaTheme="minorEastAsia" w:hAnsiTheme="minorHAnsi" w:cstheme="minorBidi"/>
          <w:kern w:val="2"/>
          <w:sz w:val="24"/>
          <w:szCs w:val="24"/>
          <w14:ligatures w14:val="standardContextual"/>
        </w:rPr>
      </w:pPr>
      <w:hyperlink w:anchor="_Toc220415595" w:history="1">
        <w:r w:rsidRPr="005E40AC">
          <w:rPr>
            <w:rStyle w:val="Hyperlink"/>
          </w:rPr>
          <w:t>1.14</w:t>
        </w:r>
        <w:r>
          <w:rPr>
            <w:rFonts w:asciiTheme="minorHAnsi" w:eastAsiaTheme="minorEastAsia" w:hAnsiTheme="minorHAnsi" w:cstheme="minorBidi"/>
            <w:kern w:val="2"/>
            <w:sz w:val="24"/>
            <w:szCs w:val="24"/>
            <w14:ligatures w14:val="standardContextual"/>
          </w:rPr>
          <w:tab/>
        </w:r>
        <w:r w:rsidRPr="005E40AC">
          <w:rPr>
            <w:rStyle w:val="Hyperlink"/>
          </w:rPr>
          <w:t>Compliance with Laws</w:t>
        </w:r>
        <w:r>
          <w:rPr>
            <w:webHidden/>
          </w:rPr>
          <w:tab/>
        </w:r>
        <w:r>
          <w:rPr>
            <w:webHidden/>
          </w:rPr>
          <w:fldChar w:fldCharType="begin"/>
        </w:r>
        <w:r>
          <w:rPr>
            <w:webHidden/>
          </w:rPr>
          <w:instrText xml:space="preserve"> PAGEREF _Toc220415595 \h </w:instrText>
        </w:r>
        <w:r>
          <w:rPr>
            <w:webHidden/>
          </w:rPr>
        </w:r>
        <w:r>
          <w:rPr>
            <w:webHidden/>
          </w:rPr>
          <w:fldChar w:fldCharType="separate"/>
        </w:r>
        <w:r>
          <w:rPr>
            <w:webHidden/>
          </w:rPr>
          <w:t>10</w:t>
        </w:r>
        <w:r>
          <w:rPr>
            <w:webHidden/>
          </w:rPr>
          <w:fldChar w:fldCharType="end"/>
        </w:r>
      </w:hyperlink>
    </w:p>
    <w:p w14:paraId="1A835F10" w14:textId="4A80996F" w:rsidR="005B684C" w:rsidRDefault="005B684C">
      <w:pPr>
        <w:pStyle w:val="TOC3"/>
        <w:rPr>
          <w:rFonts w:asciiTheme="minorHAnsi" w:eastAsiaTheme="minorEastAsia" w:hAnsiTheme="minorHAnsi" w:cstheme="minorBidi"/>
          <w:kern w:val="2"/>
          <w:sz w:val="24"/>
          <w:szCs w:val="24"/>
          <w14:ligatures w14:val="standardContextual"/>
        </w:rPr>
      </w:pPr>
      <w:hyperlink w:anchor="_Toc220415596" w:history="1">
        <w:r w:rsidRPr="005E40AC">
          <w:rPr>
            <w:rStyle w:val="Hyperlink"/>
            <w:bCs/>
          </w:rPr>
          <w:t>1.15</w:t>
        </w:r>
        <w:r>
          <w:rPr>
            <w:rFonts w:asciiTheme="minorHAnsi" w:eastAsiaTheme="minorEastAsia" w:hAnsiTheme="minorHAnsi" w:cstheme="minorBidi"/>
            <w:kern w:val="2"/>
            <w:sz w:val="24"/>
            <w:szCs w:val="24"/>
            <w14:ligatures w14:val="standardContextual"/>
          </w:rPr>
          <w:tab/>
        </w:r>
        <w:r w:rsidRPr="005E40AC">
          <w:rPr>
            <w:rStyle w:val="Hyperlink"/>
            <w:bCs/>
          </w:rPr>
          <w:t>Cooperative Contract (Optional)</w:t>
        </w:r>
        <w:r>
          <w:rPr>
            <w:webHidden/>
          </w:rPr>
          <w:tab/>
        </w:r>
        <w:r>
          <w:rPr>
            <w:webHidden/>
          </w:rPr>
          <w:fldChar w:fldCharType="begin"/>
        </w:r>
        <w:r>
          <w:rPr>
            <w:webHidden/>
          </w:rPr>
          <w:instrText xml:space="preserve"> PAGEREF _Toc220415596 \h </w:instrText>
        </w:r>
        <w:r>
          <w:rPr>
            <w:webHidden/>
          </w:rPr>
        </w:r>
        <w:r>
          <w:rPr>
            <w:webHidden/>
          </w:rPr>
          <w:fldChar w:fldCharType="separate"/>
        </w:r>
        <w:r>
          <w:rPr>
            <w:webHidden/>
          </w:rPr>
          <w:t>10</w:t>
        </w:r>
        <w:r>
          <w:rPr>
            <w:webHidden/>
          </w:rPr>
          <w:fldChar w:fldCharType="end"/>
        </w:r>
      </w:hyperlink>
    </w:p>
    <w:p w14:paraId="3CE2A61B" w14:textId="6D82B9E4" w:rsidR="005B684C" w:rsidRDefault="005B684C">
      <w:pPr>
        <w:pStyle w:val="TOC3"/>
        <w:rPr>
          <w:rFonts w:asciiTheme="minorHAnsi" w:eastAsiaTheme="minorEastAsia" w:hAnsiTheme="minorHAnsi" w:cstheme="minorBidi"/>
          <w:kern w:val="2"/>
          <w:sz w:val="24"/>
          <w:szCs w:val="24"/>
          <w14:ligatures w14:val="standardContextual"/>
        </w:rPr>
      </w:pPr>
      <w:hyperlink w:anchor="_Toc220415597" w:history="1">
        <w:r w:rsidRPr="005E40AC">
          <w:rPr>
            <w:rStyle w:val="Hyperlink"/>
          </w:rPr>
          <w:t>1.16</w:t>
        </w:r>
        <w:r>
          <w:rPr>
            <w:rFonts w:asciiTheme="minorHAnsi" w:eastAsiaTheme="minorEastAsia" w:hAnsiTheme="minorHAnsi" w:cstheme="minorBidi"/>
            <w:kern w:val="2"/>
            <w:sz w:val="24"/>
            <w:szCs w:val="24"/>
            <w14:ligatures w14:val="standardContextual"/>
          </w:rPr>
          <w:tab/>
        </w:r>
        <w:r w:rsidRPr="005E40AC">
          <w:rPr>
            <w:rStyle w:val="Hyperlink"/>
          </w:rPr>
          <w:t>Bid Guarantee – NOT APPLICABLE</w:t>
        </w:r>
        <w:r>
          <w:rPr>
            <w:webHidden/>
          </w:rPr>
          <w:tab/>
        </w:r>
        <w:r>
          <w:rPr>
            <w:webHidden/>
          </w:rPr>
          <w:fldChar w:fldCharType="begin"/>
        </w:r>
        <w:r>
          <w:rPr>
            <w:webHidden/>
          </w:rPr>
          <w:instrText xml:space="preserve"> PAGEREF _Toc220415597 \h </w:instrText>
        </w:r>
        <w:r>
          <w:rPr>
            <w:webHidden/>
          </w:rPr>
        </w:r>
        <w:r>
          <w:rPr>
            <w:webHidden/>
          </w:rPr>
          <w:fldChar w:fldCharType="separate"/>
        </w:r>
        <w:r>
          <w:rPr>
            <w:webHidden/>
          </w:rPr>
          <w:t>11</w:t>
        </w:r>
        <w:r>
          <w:rPr>
            <w:webHidden/>
          </w:rPr>
          <w:fldChar w:fldCharType="end"/>
        </w:r>
      </w:hyperlink>
    </w:p>
    <w:p w14:paraId="5E0B239D" w14:textId="7EE23AA3" w:rsidR="005B684C" w:rsidRDefault="005B684C">
      <w:pPr>
        <w:pStyle w:val="TOC3"/>
        <w:rPr>
          <w:rFonts w:asciiTheme="minorHAnsi" w:eastAsiaTheme="minorEastAsia" w:hAnsiTheme="minorHAnsi" w:cstheme="minorBidi"/>
          <w:kern w:val="2"/>
          <w:sz w:val="24"/>
          <w:szCs w:val="24"/>
          <w14:ligatures w14:val="standardContextual"/>
        </w:rPr>
      </w:pPr>
      <w:hyperlink w:anchor="_Toc220415598" w:history="1">
        <w:r w:rsidRPr="005E40AC">
          <w:rPr>
            <w:rStyle w:val="Hyperlink"/>
          </w:rPr>
          <w:t>1.17</w:t>
        </w:r>
        <w:r>
          <w:rPr>
            <w:rFonts w:asciiTheme="minorHAnsi" w:eastAsiaTheme="minorEastAsia" w:hAnsiTheme="minorHAnsi" w:cstheme="minorBidi"/>
            <w:kern w:val="2"/>
            <w:sz w:val="24"/>
            <w:szCs w:val="24"/>
            <w14:ligatures w14:val="standardContextual"/>
          </w:rPr>
          <w:tab/>
        </w:r>
        <w:r w:rsidRPr="005E40AC">
          <w:rPr>
            <w:rStyle w:val="Hyperlink"/>
          </w:rPr>
          <w:t>Performance and Payment Bonds -  NOPT APPLICABLE</w:t>
        </w:r>
        <w:r>
          <w:rPr>
            <w:webHidden/>
          </w:rPr>
          <w:tab/>
        </w:r>
        <w:r>
          <w:rPr>
            <w:webHidden/>
          </w:rPr>
          <w:fldChar w:fldCharType="begin"/>
        </w:r>
        <w:r>
          <w:rPr>
            <w:webHidden/>
          </w:rPr>
          <w:instrText xml:space="preserve"> PAGEREF _Toc220415598 \h </w:instrText>
        </w:r>
        <w:r>
          <w:rPr>
            <w:webHidden/>
          </w:rPr>
        </w:r>
        <w:r>
          <w:rPr>
            <w:webHidden/>
          </w:rPr>
          <w:fldChar w:fldCharType="separate"/>
        </w:r>
        <w:r>
          <w:rPr>
            <w:webHidden/>
          </w:rPr>
          <w:t>11</w:t>
        </w:r>
        <w:r>
          <w:rPr>
            <w:webHidden/>
          </w:rPr>
          <w:fldChar w:fldCharType="end"/>
        </w:r>
      </w:hyperlink>
    </w:p>
    <w:p w14:paraId="6C6214A6" w14:textId="6D10832D" w:rsidR="005B684C" w:rsidRDefault="005B684C">
      <w:pPr>
        <w:pStyle w:val="TOC3"/>
        <w:rPr>
          <w:rFonts w:asciiTheme="minorHAnsi" w:eastAsiaTheme="minorEastAsia" w:hAnsiTheme="minorHAnsi" w:cstheme="minorBidi"/>
          <w:kern w:val="2"/>
          <w:sz w:val="24"/>
          <w:szCs w:val="24"/>
          <w14:ligatures w14:val="standardContextual"/>
        </w:rPr>
      </w:pPr>
      <w:hyperlink w:anchor="_Toc220415599" w:history="1">
        <w:r w:rsidRPr="005E40AC">
          <w:rPr>
            <w:rStyle w:val="Hyperlink"/>
          </w:rPr>
          <w:t>1.18</w:t>
        </w:r>
        <w:r>
          <w:rPr>
            <w:rFonts w:asciiTheme="minorHAnsi" w:eastAsiaTheme="minorEastAsia" w:hAnsiTheme="minorHAnsi" w:cstheme="minorBidi"/>
            <w:kern w:val="2"/>
            <w:sz w:val="24"/>
            <w:szCs w:val="24"/>
            <w14:ligatures w14:val="standardContextual"/>
          </w:rPr>
          <w:tab/>
        </w:r>
        <w:r w:rsidRPr="005E40AC">
          <w:rPr>
            <w:rStyle w:val="Hyperlink"/>
          </w:rPr>
          <w:t>Pre-Bid Meeting and Site Visit – NOT APPLICABLE</w:t>
        </w:r>
        <w:r>
          <w:rPr>
            <w:webHidden/>
          </w:rPr>
          <w:tab/>
        </w:r>
        <w:r>
          <w:rPr>
            <w:webHidden/>
          </w:rPr>
          <w:fldChar w:fldCharType="begin"/>
        </w:r>
        <w:r>
          <w:rPr>
            <w:webHidden/>
          </w:rPr>
          <w:instrText xml:space="preserve"> PAGEREF _Toc220415599 \h </w:instrText>
        </w:r>
        <w:r>
          <w:rPr>
            <w:webHidden/>
          </w:rPr>
        </w:r>
        <w:r>
          <w:rPr>
            <w:webHidden/>
          </w:rPr>
          <w:fldChar w:fldCharType="separate"/>
        </w:r>
        <w:r>
          <w:rPr>
            <w:webHidden/>
          </w:rPr>
          <w:t>11</w:t>
        </w:r>
        <w:r>
          <w:rPr>
            <w:webHidden/>
          </w:rPr>
          <w:fldChar w:fldCharType="end"/>
        </w:r>
      </w:hyperlink>
    </w:p>
    <w:p w14:paraId="09BF239D" w14:textId="6ADD25D5" w:rsidR="005B684C" w:rsidRDefault="005B684C">
      <w:pPr>
        <w:pStyle w:val="TOC3"/>
        <w:rPr>
          <w:rFonts w:asciiTheme="minorHAnsi" w:eastAsiaTheme="minorEastAsia" w:hAnsiTheme="minorHAnsi" w:cstheme="minorBidi"/>
          <w:kern w:val="2"/>
          <w:sz w:val="24"/>
          <w:szCs w:val="24"/>
          <w14:ligatures w14:val="standardContextual"/>
        </w:rPr>
      </w:pPr>
      <w:hyperlink w:anchor="_Toc220415600" w:history="1">
        <w:r w:rsidRPr="005E40AC">
          <w:rPr>
            <w:rStyle w:val="Hyperlink"/>
          </w:rPr>
          <w:t>1.19</w:t>
        </w:r>
        <w:r>
          <w:rPr>
            <w:rFonts w:asciiTheme="minorHAnsi" w:eastAsiaTheme="minorEastAsia" w:hAnsiTheme="minorHAnsi" w:cstheme="minorBidi"/>
            <w:kern w:val="2"/>
            <w:sz w:val="24"/>
            <w:szCs w:val="24"/>
            <w14:ligatures w14:val="standardContextual"/>
          </w:rPr>
          <w:tab/>
        </w:r>
        <w:r w:rsidRPr="005E40AC">
          <w:rPr>
            <w:rStyle w:val="Hyperlink"/>
          </w:rPr>
          <w:t>Definitions (Optional) -  NOT APPLICABLE</w:t>
        </w:r>
        <w:r>
          <w:rPr>
            <w:webHidden/>
          </w:rPr>
          <w:tab/>
        </w:r>
        <w:r>
          <w:rPr>
            <w:webHidden/>
          </w:rPr>
          <w:fldChar w:fldCharType="begin"/>
        </w:r>
        <w:r>
          <w:rPr>
            <w:webHidden/>
          </w:rPr>
          <w:instrText xml:space="preserve"> PAGEREF _Toc220415600 \h </w:instrText>
        </w:r>
        <w:r>
          <w:rPr>
            <w:webHidden/>
          </w:rPr>
        </w:r>
        <w:r>
          <w:rPr>
            <w:webHidden/>
          </w:rPr>
          <w:fldChar w:fldCharType="separate"/>
        </w:r>
        <w:r>
          <w:rPr>
            <w:webHidden/>
          </w:rPr>
          <w:t>11</w:t>
        </w:r>
        <w:r>
          <w:rPr>
            <w:webHidden/>
          </w:rPr>
          <w:fldChar w:fldCharType="end"/>
        </w:r>
      </w:hyperlink>
    </w:p>
    <w:p w14:paraId="04C5E287" w14:textId="6A9D4538" w:rsidR="005B684C" w:rsidRDefault="005B684C">
      <w:pPr>
        <w:pStyle w:val="TOC2"/>
        <w:rPr>
          <w:rFonts w:asciiTheme="minorHAnsi" w:eastAsiaTheme="minorEastAsia" w:hAnsiTheme="minorHAnsi" w:cstheme="minorBidi"/>
          <w:b w:val="0"/>
          <w:bCs w:val="0"/>
          <w:kern w:val="2"/>
          <w:sz w:val="24"/>
          <w:szCs w:val="24"/>
          <w14:ligatures w14:val="standardContextual"/>
        </w:rPr>
      </w:pPr>
      <w:hyperlink w:anchor="_Toc220415601" w:history="1">
        <w:r w:rsidRPr="005E40AC">
          <w:rPr>
            <w:rStyle w:val="Hyperlink"/>
          </w:rPr>
          <w:t>SECTION 2.0 – MINIMUM QUALIFICATIONS</w:t>
        </w:r>
        <w:r>
          <w:rPr>
            <w:webHidden/>
          </w:rPr>
          <w:tab/>
        </w:r>
        <w:r>
          <w:rPr>
            <w:webHidden/>
          </w:rPr>
          <w:fldChar w:fldCharType="begin"/>
        </w:r>
        <w:r>
          <w:rPr>
            <w:webHidden/>
          </w:rPr>
          <w:instrText xml:space="preserve"> PAGEREF _Toc220415601 \h </w:instrText>
        </w:r>
        <w:r>
          <w:rPr>
            <w:webHidden/>
          </w:rPr>
        </w:r>
        <w:r>
          <w:rPr>
            <w:webHidden/>
          </w:rPr>
          <w:fldChar w:fldCharType="separate"/>
        </w:r>
        <w:r>
          <w:rPr>
            <w:webHidden/>
          </w:rPr>
          <w:t>12</w:t>
        </w:r>
        <w:r>
          <w:rPr>
            <w:webHidden/>
          </w:rPr>
          <w:fldChar w:fldCharType="end"/>
        </w:r>
      </w:hyperlink>
    </w:p>
    <w:p w14:paraId="36901A21" w14:textId="67799814" w:rsidR="005B684C" w:rsidRDefault="005B684C">
      <w:pPr>
        <w:pStyle w:val="TOC3"/>
        <w:rPr>
          <w:rFonts w:asciiTheme="minorHAnsi" w:eastAsiaTheme="minorEastAsia" w:hAnsiTheme="minorHAnsi" w:cstheme="minorBidi"/>
          <w:kern w:val="2"/>
          <w:sz w:val="24"/>
          <w:szCs w:val="24"/>
          <w14:ligatures w14:val="standardContextual"/>
        </w:rPr>
      </w:pPr>
      <w:hyperlink w:anchor="_Toc220415602" w:history="1">
        <w:r w:rsidRPr="005E40AC">
          <w:rPr>
            <w:rStyle w:val="Hyperlink"/>
          </w:rPr>
          <w:t>2.1</w:t>
        </w:r>
        <w:r>
          <w:rPr>
            <w:rFonts w:asciiTheme="minorHAnsi" w:eastAsiaTheme="minorEastAsia" w:hAnsiTheme="minorHAnsi" w:cstheme="minorBidi"/>
            <w:kern w:val="2"/>
            <w:sz w:val="24"/>
            <w:szCs w:val="24"/>
            <w14:ligatures w14:val="standardContextual"/>
          </w:rPr>
          <w:tab/>
        </w:r>
        <w:r w:rsidRPr="005E40AC">
          <w:rPr>
            <w:rStyle w:val="Hyperlink"/>
          </w:rPr>
          <w:t>Adherence to Minimum Qualifications (Pass/Fail)</w:t>
        </w:r>
        <w:r>
          <w:rPr>
            <w:webHidden/>
          </w:rPr>
          <w:tab/>
        </w:r>
        <w:r>
          <w:rPr>
            <w:webHidden/>
          </w:rPr>
          <w:fldChar w:fldCharType="begin"/>
        </w:r>
        <w:r>
          <w:rPr>
            <w:webHidden/>
          </w:rPr>
          <w:instrText xml:space="preserve"> PAGEREF _Toc220415602 \h </w:instrText>
        </w:r>
        <w:r>
          <w:rPr>
            <w:webHidden/>
          </w:rPr>
        </w:r>
        <w:r>
          <w:rPr>
            <w:webHidden/>
          </w:rPr>
          <w:fldChar w:fldCharType="separate"/>
        </w:r>
        <w:r>
          <w:rPr>
            <w:webHidden/>
          </w:rPr>
          <w:t>12</w:t>
        </w:r>
        <w:r>
          <w:rPr>
            <w:webHidden/>
          </w:rPr>
          <w:fldChar w:fldCharType="end"/>
        </w:r>
      </w:hyperlink>
    </w:p>
    <w:p w14:paraId="51472999" w14:textId="379ED4A0" w:rsidR="005B684C" w:rsidRDefault="005B684C">
      <w:pPr>
        <w:pStyle w:val="TOC2"/>
        <w:rPr>
          <w:rFonts w:asciiTheme="minorHAnsi" w:eastAsiaTheme="minorEastAsia" w:hAnsiTheme="minorHAnsi" w:cstheme="minorBidi"/>
          <w:b w:val="0"/>
          <w:bCs w:val="0"/>
          <w:kern w:val="2"/>
          <w:sz w:val="24"/>
          <w:szCs w:val="24"/>
          <w14:ligatures w14:val="standardContextual"/>
        </w:rPr>
      </w:pPr>
      <w:hyperlink w:anchor="_Toc220415603" w:history="1">
        <w:r w:rsidRPr="005E40AC">
          <w:rPr>
            <w:rStyle w:val="Hyperlink"/>
          </w:rPr>
          <w:t>SECTION 3.0 – SPECIFICATIONS AND SCOPE OF WORK</w:t>
        </w:r>
        <w:r>
          <w:rPr>
            <w:webHidden/>
          </w:rPr>
          <w:tab/>
        </w:r>
        <w:r>
          <w:rPr>
            <w:webHidden/>
          </w:rPr>
          <w:fldChar w:fldCharType="begin"/>
        </w:r>
        <w:r>
          <w:rPr>
            <w:webHidden/>
          </w:rPr>
          <w:instrText xml:space="preserve"> PAGEREF _Toc220415603 \h </w:instrText>
        </w:r>
        <w:r>
          <w:rPr>
            <w:webHidden/>
          </w:rPr>
        </w:r>
        <w:r>
          <w:rPr>
            <w:webHidden/>
          </w:rPr>
          <w:fldChar w:fldCharType="separate"/>
        </w:r>
        <w:r>
          <w:rPr>
            <w:webHidden/>
          </w:rPr>
          <w:t>13</w:t>
        </w:r>
        <w:r>
          <w:rPr>
            <w:webHidden/>
          </w:rPr>
          <w:fldChar w:fldCharType="end"/>
        </w:r>
      </w:hyperlink>
    </w:p>
    <w:p w14:paraId="3213A29B" w14:textId="08289B66" w:rsidR="005B684C" w:rsidRDefault="005B684C">
      <w:pPr>
        <w:pStyle w:val="TOC3"/>
        <w:rPr>
          <w:rFonts w:asciiTheme="minorHAnsi" w:eastAsiaTheme="minorEastAsia" w:hAnsiTheme="minorHAnsi" w:cstheme="minorBidi"/>
          <w:kern w:val="2"/>
          <w:sz w:val="24"/>
          <w:szCs w:val="24"/>
          <w14:ligatures w14:val="standardContextual"/>
        </w:rPr>
      </w:pPr>
      <w:hyperlink w:anchor="_Toc220415604" w:history="1">
        <w:r w:rsidRPr="005E40AC">
          <w:rPr>
            <w:rStyle w:val="Hyperlink"/>
          </w:rPr>
          <w:t>3.1</w:t>
        </w:r>
        <w:r>
          <w:rPr>
            <w:rFonts w:asciiTheme="minorHAnsi" w:eastAsiaTheme="minorEastAsia" w:hAnsiTheme="minorHAnsi" w:cstheme="minorBidi"/>
            <w:kern w:val="2"/>
            <w:sz w:val="24"/>
            <w:szCs w:val="24"/>
            <w14:ligatures w14:val="standardContextual"/>
          </w:rPr>
          <w:tab/>
        </w:r>
        <w:r w:rsidRPr="005E40AC">
          <w:rPr>
            <w:rStyle w:val="Hyperlink"/>
          </w:rPr>
          <w:t>Objectives and Purpose</w:t>
        </w:r>
        <w:r>
          <w:rPr>
            <w:webHidden/>
          </w:rPr>
          <w:tab/>
        </w:r>
        <w:r>
          <w:rPr>
            <w:webHidden/>
          </w:rPr>
          <w:fldChar w:fldCharType="begin"/>
        </w:r>
        <w:r>
          <w:rPr>
            <w:webHidden/>
          </w:rPr>
          <w:instrText xml:space="preserve"> PAGEREF _Toc220415604 \h </w:instrText>
        </w:r>
        <w:r>
          <w:rPr>
            <w:webHidden/>
          </w:rPr>
        </w:r>
        <w:r>
          <w:rPr>
            <w:webHidden/>
          </w:rPr>
          <w:fldChar w:fldCharType="separate"/>
        </w:r>
        <w:r>
          <w:rPr>
            <w:webHidden/>
          </w:rPr>
          <w:t>13</w:t>
        </w:r>
        <w:r>
          <w:rPr>
            <w:webHidden/>
          </w:rPr>
          <w:fldChar w:fldCharType="end"/>
        </w:r>
      </w:hyperlink>
    </w:p>
    <w:p w14:paraId="3651EDD9" w14:textId="23B3CA31" w:rsidR="005B684C" w:rsidRDefault="005B684C">
      <w:pPr>
        <w:pStyle w:val="TOC3"/>
        <w:rPr>
          <w:rFonts w:asciiTheme="minorHAnsi" w:eastAsiaTheme="minorEastAsia" w:hAnsiTheme="minorHAnsi" w:cstheme="minorBidi"/>
          <w:kern w:val="2"/>
          <w:sz w:val="24"/>
          <w:szCs w:val="24"/>
          <w14:ligatures w14:val="standardContextual"/>
        </w:rPr>
      </w:pPr>
      <w:hyperlink w:anchor="_Toc220415605" w:history="1">
        <w:r w:rsidRPr="005E40AC">
          <w:rPr>
            <w:rStyle w:val="Hyperlink"/>
          </w:rPr>
          <w:t>3.2</w:t>
        </w:r>
        <w:r>
          <w:rPr>
            <w:rFonts w:asciiTheme="minorHAnsi" w:eastAsiaTheme="minorEastAsia" w:hAnsiTheme="minorHAnsi" w:cstheme="minorBidi"/>
            <w:kern w:val="2"/>
            <w:sz w:val="24"/>
            <w:szCs w:val="24"/>
            <w14:ligatures w14:val="standardContextual"/>
          </w:rPr>
          <w:tab/>
        </w:r>
        <w:r w:rsidRPr="005E40AC">
          <w:rPr>
            <w:rStyle w:val="Hyperlink"/>
          </w:rPr>
          <w:t>Specifications</w:t>
        </w:r>
        <w:r>
          <w:rPr>
            <w:webHidden/>
          </w:rPr>
          <w:tab/>
        </w:r>
        <w:r>
          <w:rPr>
            <w:webHidden/>
          </w:rPr>
          <w:fldChar w:fldCharType="begin"/>
        </w:r>
        <w:r>
          <w:rPr>
            <w:webHidden/>
          </w:rPr>
          <w:instrText xml:space="preserve"> PAGEREF _Toc220415605 \h </w:instrText>
        </w:r>
        <w:r>
          <w:rPr>
            <w:webHidden/>
          </w:rPr>
        </w:r>
        <w:r>
          <w:rPr>
            <w:webHidden/>
          </w:rPr>
          <w:fldChar w:fldCharType="separate"/>
        </w:r>
        <w:r>
          <w:rPr>
            <w:webHidden/>
          </w:rPr>
          <w:t>13</w:t>
        </w:r>
        <w:r>
          <w:rPr>
            <w:webHidden/>
          </w:rPr>
          <w:fldChar w:fldCharType="end"/>
        </w:r>
      </w:hyperlink>
    </w:p>
    <w:p w14:paraId="001E7A00" w14:textId="67CE119F" w:rsidR="005B684C" w:rsidRDefault="005B684C">
      <w:pPr>
        <w:pStyle w:val="TOC3"/>
        <w:rPr>
          <w:rFonts w:asciiTheme="minorHAnsi" w:eastAsiaTheme="minorEastAsia" w:hAnsiTheme="minorHAnsi" w:cstheme="minorBidi"/>
          <w:kern w:val="2"/>
          <w:sz w:val="24"/>
          <w:szCs w:val="24"/>
          <w14:ligatures w14:val="standardContextual"/>
        </w:rPr>
      </w:pPr>
      <w:hyperlink w:anchor="_Toc220415606" w:history="1">
        <w:r w:rsidRPr="005E40AC">
          <w:rPr>
            <w:rStyle w:val="Hyperlink"/>
          </w:rPr>
          <w:t>3.3</w:t>
        </w:r>
        <w:r>
          <w:rPr>
            <w:rFonts w:asciiTheme="minorHAnsi" w:eastAsiaTheme="minorEastAsia" w:hAnsiTheme="minorHAnsi" w:cstheme="minorBidi"/>
            <w:kern w:val="2"/>
            <w:sz w:val="24"/>
            <w:szCs w:val="24"/>
            <w14:ligatures w14:val="standardContextual"/>
          </w:rPr>
          <w:tab/>
        </w:r>
        <w:r w:rsidRPr="005E40AC">
          <w:rPr>
            <w:rStyle w:val="Hyperlink"/>
            <w:bCs/>
          </w:rPr>
          <w:t>Contract Term</w:t>
        </w:r>
        <w:r>
          <w:rPr>
            <w:webHidden/>
          </w:rPr>
          <w:tab/>
        </w:r>
        <w:r>
          <w:rPr>
            <w:webHidden/>
          </w:rPr>
          <w:fldChar w:fldCharType="begin"/>
        </w:r>
        <w:r>
          <w:rPr>
            <w:webHidden/>
          </w:rPr>
          <w:instrText xml:space="preserve"> PAGEREF _Toc220415606 \h </w:instrText>
        </w:r>
        <w:r>
          <w:rPr>
            <w:webHidden/>
          </w:rPr>
        </w:r>
        <w:r>
          <w:rPr>
            <w:webHidden/>
          </w:rPr>
          <w:fldChar w:fldCharType="separate"/>
        </w:r>
        <w:r>
          <w:rPr>
            <w:webHidden/>
          </w:rPr>
          <w:t>13</w:t>
        </w:r>
        <w:r>
          <w:rPr>
            <w:webHidden/>
          </w:rPr>
          <w:fldChar w:fldCharType="end"/>
        </w:r>
      </w:hyperlink>
    </w:p>
    <w:p w14:paraId="2C3AEF26" w14:textId="416DB334" w:rsidR="005B684C" w:rsidRDefault="005B684C">
      <w:pPr>
        <w:pStyle w:val="TOC3"/>
        <w:rPr>
          <w:rFonts w:asciiTheme="minorHAnsi" w:eastAsiaTheme="minorEastAsia" w:hAnsiTheme="minorHAnsi" w:cstheme="minorBidi"/>
          <w:kern w:val="2"/>
          <w:sz w:val="24"/>
          <w:szCs w:val="24"/>
          <w14:ligatures w14:val="standardContextual"/>
        </w:rPr>
      </w:pPr>
      <w:hyperlink w:anchor="_Toc220415607" w:history="1">
        <w:r w:rsidRPr="005E40AC">
          <w:rPr>
            <w:rStyle w:val="Hyperlink"/>
          </w:rPr>
          <w:t>3.4</w:t>
        </w:r>
        <w:r>
          <w:rPr>
            <w:rFonts w:asciiTheme="minorHAnsi" w:eastAsiaTheme="minorEastAsia" w:hAnsiTheme="minorHAnsi" w:cstheme="minorBidi"/>
            <w:kern w:val="2"/>
            <w:sz w:val="24"/>
            <w:szCs w:val="24"/>
            <w14:ligatures w14:val="standardContextual"/>
          </w:rPr>
          <w:tab/>
        </w:r>
        <w:r w:rsidRPr="005E40AC">
          <w:rPr>
            <w:rStyle w:val="Hyperlink"/>
          </w:rPr>
          <w:t>Additional Specifications</w:t>
        </w:r>
        <w:r>
          <w:rPr>
            <w:webHidden/>
          </w:rPr>
          <w:tab/>
        </w:r>
        <w:r>
          <w:rPr>
            <w:webHidden/>
          </w:rPr>
          <w:fldChar w:fldCharType="begin"/>
        </w:r>
        <w:r>
          <w:rPr>
            <w:webHidden/>
          </w:rPr>
          <w:instrText xml:space="preserve"> PAGEREF _Toc220415607 \h </w:instrText>
        </w:r>
        <w:r>
          <w:rPr>
            <w:webHidden/>
          </w:rPr>
        </w:r>
        <w:r>
          <w:rPr>
            <w:webHidden/>
          </w:rPr>
          <w:fldChar w:fldCharType="separate"/>
        </w:r>
        <w:r>
          <w:rPr>
            <w:webHidden/>
          </w:rPr>
          <w:t>13</w:t>
        </w:r>
        <w:r>
          <w:rPr>
            <w:webHidden/>
          </w:rPr>
          <w:fldChar w:fldCharType="end"/>
        </w:r>
      </w:hyperlink>
    </w:p>
    <w:p w14:paraId="6BF55188" w14:textId="6C378BDE" w:rsidR="005B684C" w:rsidRDefault="005B684C">
      <w:pPr>
        <w:pStyle w:val="TOC2"/>
        <w:rPr>
          <w:rFonts w:asciiTheme="minorHAnsi" w:eastAsiaTheme="minorEastAsia" w:hAnsiTheme="minorHAnsi" w:cstheme="minorBidi"/>
          <w:b w:val="0"/>
          <w:bCs w:val="0"/>
          <w:kern w:val="2"/>
          <w:sz w:val="24"/>
          <w:szCs w:val="24"/>
          <w14:ligatures w14:val="standardContextual"/>
        </w:rPr>
      </w:pPr>
      <w:hyperlink w:anchor="_Toc220415608" w:history="1">
        <w:r w:rsidRPr="005E40AC">
          <w:rPr>
            <w:rStyle w:val="Hyperlink"/>
          </w:rPr>
          <w:t>SECTION 4.0 – BIDDING, EVALUATION, SELECTION &amp; AWARD PROCESS</w:t>
        </w:r>
        <w:r>
          <w:rPr>
            <w:webHidden/>
          </w:rPr>
          <w:tab/>
        </w:r>
        <w:r>
          <w:rPr>
            <w:webHidden/>
          </w:rPr>
          <w:fldChar w:fldCharType="begin"/>
        </w:r>
        <w:r>
          <w:rPr>
            <w:webHidden/>
          </w:rPr>
          <w:instrText xml:space="preserve"> PAGEREF _Toc220415608 \h </w:instrText>
        </w:r>
        <w:r>
          <w:rPr>
            <w:webHidden/>
          </w:rPr>
        </w:r>
        <w:r>
          <w:rPr>
            <w:webHidden/>
          </w:rPr>
          <w:fldChar w:fldCharType="separate"/>
        </w:r>
        <w:r>
          <w:rPr>
            <w:webHidden/>
          </w:rPr>
          <w:t>16</w:t>
        </w:r>
        <w:r>
          <w:rPr>
            <w:webHidden/>
          </w:rPr>
          <w:fldChar w:fldCharType="end"/>
        </w:r>
      </w:hyperlink>
    </w:p>
    <w:p w14:paraId="3D45B6A2" w14:textId="07B9AF16" w:rsidR="005B684C" w:rsidRDefault="005B684C">
      <w:pPr>
        <w:pStyle w:val="TOC3"/>
        <w:rPr>
          <w:rFonts w:asciiTheme="minorHAnsi" w:eastAsiaTheme="minorEastAsia" w:hAnsiTheme="minorHAnsi" w:cstheme="minorBidi"/>
          <w:kern w:val="2"/>
          <w:sz w:val="24"/>
          <w:szCs w:val="24"/>
          <w14:ligatures w14:val="standardContextual"/>
        </w:rPr>
      </w:pPr>
      <w:hyperlink w:anchor="_Toc220415609" w:history="1">
        <w:r w:rsidRPr="005E40AC">
          <w:rPr>
            <w:rStyle w:val="Hyperlink"/>
            <w:bCs/>
          </w:rPr>
          <w:t>4.1</w:t>
        </w:r>
        <w:r>
          <w:rPr>
            <w:rFonts w:asciiTheme="minorHAnsi" w:eastAsiaTheme="minorEastAsia" w:hAnsiTheme="minorHAnsi" w:cstheme="minorBidi"/>
            <w:kern w:val="2"/>
            <w:sz w:val="24"/>
            <w:szCs w:val="24"/>
            <w14:ligatures w14:val="standardContextual"/>
          </w:rPr>
          <w:tab/>
        </w:r>
        <w:r w:rsidRPr="005E40AC">
          <w:rPr>
            <w:rStyle w:val="Hyperlink"/>
            <w:bCs/>
          </w:rPr>
          <w:t>Wayne County Responsibility</w:t>
        </w:r>
        <w:r>
          <w:rPr>
            <w:webHidden/>
          </w:rPr>
          <w:tab/>
        </w:r>
        <w:r>
          <w:rPr>
            <w:webHidden/>
          </w:rPr>
          <w:fldChar w:fldCharType="begin"/>
        </w:r>
        <w:r>
          <w:rPr>
            <w:webHidden/>
          </w:rPr>
          <w:instrText xml:space="preserve"> PAGEREF _Toc220415609 \h </w:instrText>
        </w:r>
        <w:r>
          <w:rPr>
            <w:webHidden/>
          </w:rPr>
        </w:r>
        <w:r>
          <w:rPr>
            <w:webHidden/>
          </w:rPr>
          <w:fldChar w:fldCharType="separate"/>
        </w:r>
        <w:r>
          <w:rPr>
            <w:webHidden/>
          </w:rPr>
          <w:t>16</w:t>
        </w:r>
        <w:r>
          <w:rPr>
            <w:webHidden/>
          </w:rPr>
          <w:fldChar w:fldCharType="end"/>
        </w:r>
      </w:hyperlink>
    </w:p>
    <w:p w14:paraId="367C31CE" w14:textId="07D9F65D" w:rsidR="005B684C" w:rsidRDefault="005B684C">
      <w:pPr>
        <w:pStyle w:val="TOC3"/>
        <w:rPr>
          <w:rFonts w:asciiTheme="minorHAnsi" w:eastAsiaTheme="minorEastAsia" w:hAnsiTheme="minorHAnsi" w:cstheme="minorBidi"/>
          <w:kern w:val="2"/>
          <w:sz w:val="24"/>
          <w:szCs w:val="24"/>
          <w14:ligatures w14:val="standardContextual"/>
        </w:rPr>
      </w:pPr>
      <w:hyperlink w:anchor="_Toc220415610" w:history="1">
        <w:r w:rsidRPr="005E40AC">
          <w:rPr>
            <w:rStyle w:val="Hyperlink"/>
            <w:bCs/>
          </w:rPr>
          <w:t>4.2</w:t>
        </w:r>
        <w:r>
          <w:rPr>
            <w:rFonts w:asciiTheme="minorHAnsi" w:eastAsiaTheme="minorEastAsia" w:hAnsiTheme="minorHAnsi" w:cstheme="minorBidi"/>
            <w:kern w:val="2"/>
            <w:sz w:val="24"/>
            <w:szCs w:val="24"/>
            <w14:ligatures w14:val="standardContextual"/>
          </w:rPr>
          <w:tab/>
        </w:r>
        <w:r w:rsidRPr="005E40AC">
          <w:rPr>
            <w:rStyle w:val="Hyperlink"/>
            <w:bCs/>
          </w:rPr>
          <w:t>Truth and Accuracy of Representations</w:t>
        </w:r>
        <w:r>
          <w:rPr>
            <w:webHidden/>
          </w:rPr>
          <w:tab/>
        </w:r>
        <w:r>
          <w:rPr>
            <w:webHidden/>
          </w:rPr>
          <w:fldChar w:fldCharType="begin"/>
        </w:r>
        <w:r>
          <w:rPr>
            <w:webHidden/>
          </w:rPr>
          <w:instrText xml:space="preserve"> PAGEREF _Toc220415610 \h </w:instrText>
        </w:r>
        <w:r>
          <w:rPr>
            <w:webHidden/>
          </w:rPr>
        </w:r>
        <w:r>
          <w:rPr>
            <w:webHidden/>
          </w:rPr>
          <w:fldChar w:fldCharType="separate"/>
        </w:r>
        <w:r>
          <w:rPr>
            <w:webHidden/>
          </w:rPr>
          <w:t>16</w:t>
        </w:r>
        <w:r>
          <w:rPr>
            <w:webHidden/>
          </w:rPr>
          <w:fldChar w:fldCharType="end"/>
        </w:r>
      </w:hyperlink>
    </w:p>
    <w:p w14:paraId="558F7437" w14:textId="0814E93D" w:rsidR="005B684C" w:rsidRDefault="005B684C">
      <w:pPr>
        <w:pStyle w:val="TOC3"/>
        <w:rPr>
          <w:rFonts w:asciiTheme="minorHAnsi" w:eastAsiaTheme="minorEastAsia" w:hAnsiTheme="minorHAnsi" w:cstheme="minorBidi"/>
          <w:kern w:val="2"/>
          <w:sz w:val="24"/>
          <w:szCs w:val="24"/>
          <w14:ligatures w14:val="standardContextual"/>
        </w:rPr>
      </w:pPr>
      <w:hyperlink w:anchor="_Toc220415611" w:history="1">
        <w:r w:rsidRPr="005E40AC">
          <w:rPr>
            <w:rStyle w:val="Hyperlink"/>
            <w:bCs/>
          </w:rPr>
          <w:t>4.3</w:t>
        </w:r>
        <w:r>
          <w:rPr>
            <w:rFonts w:asciiTheme="minorHAnsi" w:eastAsiaTheme="minorEastAsia" w:hAnsiTheme="minorHAnsi" w:cstheme="minorBidi"/>
            <w:kern w:val="2"/>
            <w:sz w:val="24"/>
            <w:szCs w:val="24"/>
            <w14:ligatures w14:val="standardContextual"/>
          </w:rPr>
          <w:tab/>
        </w:r>
        <w:r w:rsidRPr="005E40AC">
          <w:rPr>
            <w:rStyle w:val="Hyperlink"/>
            <w:bCs/>
          </w:rPr>
          <w:t>Bidder Q&amp;A</w:t>
        </w:r>
        <w:r>
          <w:rPr>
            <w:webHidden/>
          </w:rPr>
          <w:tab/>
        </w:r>
        <w:r>
          <w:rPr>
            <w:webHidden/>
          </w:rPr>
          <w:fldChar w:fldCharType="begin"/>
        </w:r>
        <w:r>
          <w:rPr>
            <w:webHidden/>
          </w:rPr>
          <w:instrText xml:space="preserve"> PAGEREF _Toc220415611 \h </w:instrText>
        </w:r>
        <w:r>
          <w:rPr>
            <w:webHidden/>
          </w:rPr>
        </w:r>
        <w:r>
          <w:rPr>
            <w:webHidden/>
          </w:rPr>
          <w:fldChar w:fldCharType="separate"/>
        </w:r>
        <w:r>
          <w:rPr>
            <w:webHidden/>
          </w:rPr>
          <w:t>16</w:t>
        </w:r>
        <w:r>
          <w:rPr>
            <w:webHidden/>
          </w:rPr>
          <w:fldChar w:fldCharType="end"/>
        </w:r>
      </w:hyperlink>
    </w:p>
    <w:p w14:paraId="7B6A4DA6" w14:textId="4EC1D2A5" w:rsidR="005B684C" w:rsidRDefault="005B684C">
      <w:pPr>
        <w:pStyle w:val="TOC3"/>
        <w:rPr>
          <w:rFonts w:asciiTheme="minorHAnsi" w:eastAsiaTheme="minorEastAsia" w:hAnsiTheme="minorHAnsi" w:cstheme="minorBidi"/>
          <w:kern w:val="2"/>
          <w:sz w:val="24"/>
          <w:szCs w:val="24"/>
          <w14:ligatures w14:val="standardContextual"/>
        </w:rPr>
      </w:pPr>
      <w:hyperlink w:anchor="_Toc220415612" w:history="1">
        <w:r w:rsidRPr="005E40AC">
          <w:rPr>
            <w:rStyle w:val="Hyperlink"/>
            <w:bCs/>
          </w:rPr>
          <w:t>4.4</w:t>
        </w:r>
        <w:r>
          <w:rPr>
            <w:rFonts w:asciiTheme="minorHAnsi" w:eastAsiaTheme="minorEastAsia" w:hAnsiTheme="minorHAnsi" w:cstheme="minorBidi"/>
            <w:kern w:val="2"/>
            <w:sz w:val="24"/>
            <w:szCs w:val="24"/>
            <w14:ligatures w14:val="standardContextual"/>
          </w:rPr>
          <w:tab/>
        </w:r>
        <w:r w:rsidRPr="005E40AC">
          <w:rPr>
            <w:rStyle w:val="Hyperlink"/>
            <w:bCs/>
          </w:rPr>
          <w:t>Preparation of the Bid</w:t>
        </w:r>
        <w:r>
          <w:rPr>
            <w:webHidden/>
          </w:rPr>
          <w:tab/>
        </w:r>
        <w:r>
          <w:rPr>
            <w:webHidden/>
          </w:rPr>
          <w:fldChar w:fldCharType="begin"/>
        </w:r>
        <w:r>
          <w:rPr>
            <w:webHidden/>
          </w:rPr>
          <w:instrText xml:space="preserve"> PAGEREF _Toc220415612 \h </w:instrText>
        </w:r>
        <w:r>
          <w:rPr>
            <w:webHidden/>
          </w:rPr>
        </w:r>
        <w:r>
          <w:rPr>
            <w:webHidden/>
          </w:rPr>
          <w:fldChar w:fldCharType="separate"/>
        </w:r>
        <w:r>
          <w:rPr>
            <w:webHidden/>
          </w:rPr>
          <w:t>16</w:t>
        </w:r>
        <w:r>
          <w:rPr>
            <w:webHidden/>
          </w:rPr>
          <w:fldChar w:fldCharType="end"/>
        </w:r>
      </w:hyperlink>
    </w:p>
    <w:p w14:paraId="3831DA2F" w14:textId="2A59369F" w:rsidR="005B684C" w:rsidRDefault="005B684C">
      <w:pPr>
        <w:pStyle w:val="TOC3"/>
        <w:rPr>
          <w:rFonts w:asciiTheme="minorHAnsi" w:eastAsiaTheme="minorEastAsia" w:hAnsiTheme="minorHAnsi" w:cstheme="minorBidi"/>
          <w:kern w:val="2"/>
          <w:sz w:val="24"/>
          <w:szCs w:val="24"/>
          <w14:ligatures w14:val="standardContextual"/>
        </w:rPr>
      </w:pPr>
      <w:hyperlink w:anchor="_Toc220415613" w:history="1">
        <w:r w:rsidRPr="005E40AC">
          <w:rPr>
            <w:rStyle w:val="Hyperlink"/>
          </w:rPr>
          <w:t>4.5</w:t>
        </w:r>
        <w:r>
          <w:rPr>
            <w:rFonts w:asciiTheme="minorHAnsi" w:eastAsiaTheme="minorEastAsia" w:hAnsiTheme="minorHAnsi" w:cstheme="minorBidi"/>
            <w:kern w:val="2"/>
            <w:sz w:val="24"/>
            <w:szCs w:val="24"/>
            <w14:ligatures w14:val="standardContextual"/>
          </w:rPr>
          <w:tab/>
        </w:r>
        <w:r w:rsidRPr="005E40AC">
          <w:rPr>
            <w:rStyle w:val="Hyperlink"/>
          </w:rPr>
          <w:t>Bid Submission Requirements</w:t>
        </w:r>
        <w:r>
          <w:rPr>
            <w:webHidden/>
          </w:rPr>
          <w:tab/>
        </w:r>
        <w:r>
          <w:rPr>
            <w:webHidden/>
          </w:rPr>
          <w:fldChar w:fldCharType="begin"/>
        </w:r>
        <w:r>
          <w:rPr>
            <w:webHidden/>
          </w:rPr>
          <w:instrText xml:space="preserve"> PAGEREF _Toc220415613 \h </w:instrText>
        </w:r>
        <w:r>
          <w:rPr>
            <w:webHidden/>
          </w:rPr>
        </w:r>
        <w:r>
          <w:rPr>
            <w:webHidden/>
          </w:rPr>
          <w:fldChar w:fldCharType="separate"/>
        </w:r>
        <w:r>
          <w:rPr>
            <w:webHidden/>
          </w:rPr>
          <w:t>18</w:t>
        </w:r>
        <w:r>
          <w:rPr>
            <w:webHidden/>
          </w:rPr>
          <w:fldChar w:fldCharType="end"/>
        </w:r>
      </w:hyperlink>
    </w:p>
    <w:p w14:paraId="6B8C00BB" w14:textId="4B1D5D85" w:rsidR="005B684C" w:rsidRDefault="005B684C">
      <w:pPr>
        <w:pStyle w:val="TOC3"/>
        <w:rPr>
          <w:rFonts w:asciiTheme="minorHAnsi" w:eastAsiaTheme="minorEastAsia" w:hAnsiTheme="minorHAnsi" w:cstheme="minorBidi"/>
          <w:kern w:val="2"/>
          <w:sz w:val="24"/>
          <w:szCs w:val="24"/>
          <w14:ligatures w14:val="standardContextual"/>
        </w:rPr>
      </w:pPr>
      <w:hyperlink w:anchor="_Toc220415614" w:history="1">
        <w:r w:rsidRPr="005E40AC">
          <w:rPr>
            <w:rStyle w:val="Hyperlink"/>
          </w:rPr>
          <w:t>4.6</w:t>
        </w:r>
        <w:r>
          <w:rPr>
            <w:rFonts w:asciiTheme="minorHAnsi" w:eastAsiaTheme="minorEastAsia" w:hAnsiTheme="minorHAnsi" w:cstheme="minorBidi"/>
            <w:kern w:val="2"/>
            <w:sz w:val="24"/>
            <w:szCs w:val="24"/>
            <w14:ligatures w14:val="standardContextual"/>
          </w:rPr>
          <w:tab/>
        </w:r>
        <w:r w:rsidRPr="005E40AC">
          <w:rPr>
            <w:rStyle w:val="Hyperlink"/>
          </w:rPr>
          <w:t>Duplicate Bids</w:t>
        </w:r>
        <w:r>
          <w:rPr>
            <w:webHidden/>
          </w:rPr>
          <w:tab/>
        </w:r>
        <w:r>
          <w:rPr>
            <w:webHidden/>
          </w:rPr>
          <w:fldChar w:fldCharType="begin"/>
        </w:r>
        <w:r>
          <w:rPr>
            <w:webHidden/>
          </w:rPr>
          <w:instrText xml:space="preserve"> PAGEREF _Toc220415614 \h </w:instrText>
        </w:r>
        <w:r>
          <w:rPr>
            <w:webHidden/>
          </w:rPr>
        </w:r>
        <w:r>
          <w:rPr>
            <w:webHidden/>
          </w:rPr>
          <w:fldChar w:fldCharType="separate"/>
        </w:r>
        <w:r>
          <w:rPr>
            <w:webHidden/>
          </w:rPr>
          <w:t>18</w:t>
        </w:r>
        <w:r>
          <w:rPr>
            <w:webHidden/>
          </w:rPr>
          <w:fldChar w:fldCharType="end"/>
        </w:r>
      </w:hyperlink>
    </w:p>
    <w:p w14:paraId="750506F5" w14:textId="5FD82C64" w:rsidR="005B684C" w:rsidRDefault="005B684C">
      <w:pPr>
        <w:pStyle w:val="TOC3"/>
        <w:rPr>
          <w:rFonts w:asciiTheme="minorHAnsi" w:eastAsiaTheme="minorEastAsia" w:hAnsiTheme="minorHAnsi" w:cstheme="minorBidi"/>
          <w:kern w:val="2"/>
          <w:sz w:val="24"/>
          <w:szCs w:val="24"/>
          <w14:ligatures w14:val="standardContextual"/>
        </w:rPr>
      </w:pPr>
      <w:hyperlink w:anchor="_Toc220415615" w:history="1">
        <w:r w:rsidRPr="005E40AC">
          <w:rPr>
            <w:rStyle w:val="Hyperlink"/>
          </w:rPr>
          <w:t>4.7</w:t>
        </w:r>
        <w:r>
          <w:rPr>
            <w:rFonts w:asciiTheme="minorHAnsi" w:eastAsiaTheme="minorEastAsia" w:hAnsiTheme="minorHAnsi" w:cstheme="minorBidi"/>
            <w:kern w:val="2"/>
            <w:sz w:val="24"/>
            <w:szCs w:val="24"/>
            <w14:ligatures w14:val="standardContextual"/>
          </w:rPr>
          <w:tab/>
        </w:r>
        <w:r w:rsidRPr="005E40AC">
          <w:rPr>
            <w:rStyle w:val="Hyperlink"/>
          </w:rPr>
          <w:t>Withdrawal</w:t>
        </w:r>
        <w:r>
          <w:rPr>
            <w:webHidden/>
          </w:rPr>
          <w:tab/>
        </w:r>
        <w:r>
          <w:rPr>
            <w:webHidden/>
          </w:rPr>
          <w:fldChar w:fldCharType="begin"/>
        </w:r>
        <w:r>
          <w:rPr>
            <w:webHidden/>
          </w:rPr>
          <w:instrText xml:space="preserve"> PAGEREF _Toc220415615 \h </w:instrText>
        </w:r>
        <w:r>
          <w:rPr>
            <w:webHidden/>
          </w:rPr>
        </w:r>
        <w:r>
          <w:rPr>
            <w:webHidden/>
          </w:rPr>
          <w:fldChar w:fldCharType="separate"/>
        </w:r>
        <w:r>
          <w:rPr>
            <w:webHidden/>
          </w:rPr>
          <w:t>18</w:t>
        </w:r>
        <w:r>
          <w:rPr>
            <w:webHidden/>
          </w:rPr>
          <w:fldChar w:fldCharType="end"/>
        </w:r>
      </w:hyperlink>
    </w:p>
    <w:p w14:paraId="5CE8DD1D" w14:textId="434D0BBE" w:rsidR="005B684C" w:rsidRDefault="005B684C">
      <w:pPr>
        <w:pStyle w:val="TOC3"/>
        <w:rPr>
          <w:rFonts w:asciiTheme="minorHAnsi" w:eastAsiaTheme="minorEastAsia" w:hAnsiTheme="minorHAnsi" w:cstheme="minorBidi"/>
          <w:kern w:val="2"/>
          <w:sz w:val="24"/>
          <w:szCs w:val="24"/>
          <w14:ligatures w14:val="standardContextual"/>
        </w:rPr>
      </w:pPr>
      <w:hyperlink w:anchor="_Toc220415616" w:history="1">
        <w:r w:rsidRPr="005E40AC">
          <w:rPr>
            <w:rStyle w:val="Hyperlink"/>
          </w:rPr>
          <w:t>4.8</w:t>
        </w:r>
        <w:r>
          <w:rPr>
            <w:rFonts w:asciiTheme="minorHAnsi" w:eastAsiaTheme="minorEastAsia" w:hAnsiTheme="minorHAnsi" w:cstheme="minorBidi"/>
            <w:kern w:val="2"/>
            <w:sz w:val="24"/>
            <w:szCs w:val="24"/>
            <w14:ligatures w14:val="standardContextual"/>
          </w:rPr>
          <w:tab/>
        </w:r>
        <w:r w:rsidRPr="005E40AC">
          <w:rPr>
            <w:rStyle w:val="Hyperlink"/>
          </w:rPr>
          <w:t>Evaluation Process</w:t>
        </w:r>
        <w:r>
          <w:rPr>
            <w:webHidden/>
          </w:rPr>
          <w:tab/>
        </w:r>
        <w:r>
          <w:rPr>
            <w:webHidden/>
          </w:rPr>
          <w:fldChar w:fldCharType="begin"/>
        </w:r>
        <w:r>
          <w:rPr>
            <w:webHidden/>
          </w:rPr>
          <w:instrText xml:space="preserve"> PAGEREF _Toc220415616 \h </w:instrText>
        </w:r>
        <w:r>
          <w:rPr>
            <w:webHidden/>
          </w:rPr>
        </w:r>
        <w:r>
          <w:rPr>
            <w:webHidden/>
          </w:rPr>
          <w:fldChar w:fldCharType="separate"/>
        </w:r>
        <w:r>
          <w:rPr>
            <w:webHidden/>
          </w:rPr>
          <w:t>19</w:t>
        </w:r>
        <w:r>
          <w:rPr>
            <w:webHidden/>
          </w:rPr>
          <w:fldChar w:fldCharType="end"/>
        </w:r>
      </w:hyperlink>
    </w:p>
    <w:p w14:paraId="6C7781F7" w14:textId="073EC7E1" w:rsidR="005B684C" w:rsidRDefault="005B684C">
      <w:pPr>
        <w:pStyle w:val="TOC3"/>
        <w:rPr>
          <w:rFonts w:asciiTheme="minorHAnsi" w:eastAsiaTheme="minorEastAsia" w:hAnsiTheme="minorHAnsi" w:cstheme="minorBidi"/>
          <w:kern w:val="2"/>
          <w:sz w:val="24"/>
          <w:szCs w:val="24"/>
          <w14:ligatures w14:val="standardContextual"/>
        </w:rPr>
      </w:pPr>
      <w:hyperlink w:anchor="_Toc220415617" w:history="1">
        <w:r w:rsidRPr="005E40AC">
          <w:rPr>
            <w:rStyle w:val="Hyperlink"/>
          </w:rPr>
          <w:t>4.9</w:t>
        </w:r>
        <w:r>
          <w:rPr>
            <w:rFonts w:asciiTheme="minorHAnsi" w:eastAsiaTheme="minorEastAsia" w:hAnsiTheme="minorHAnsi" w:cstheme="minorBidi"/>
            <w:kern w:val="2"/>
            <w:sz w:val="24"/>
            <w:szCs w:val="24"/>
            <w14:ligatures w14:val="standardContextual"/>
          </w:rPr>
          <w:tab/>
        </w:r>
        <w:r w:rsidRPr="005E40AC">
          <w:rPr>
            <w:rStyle w:val="Hyperlink"/>
          </w:rPr>
          <w:t>Optional Tools to Enhance Evaluation Process</w:t>
        </w:r>
        <w:r>
          <w:rPr>
            <w:webHidden/>
          </w:rPr>
          <w:tab/>
        </w:r>
        <w:r>
          <w:rPr>
            <w:webHidden/>
          </w:rPr>
          <w:fldChar w:fldCharType="begin"/>
        </w:r>
        <w:r>
          <w:rPr>
            <w:webHidden/>
          </w:rPr>
          <w:instrText xml:space="preserve"> PAGEREF _Toc220415617 \h </w:instrText>
        </w:r>
        <w:r>
          <w:rPr>
            <w:webHidden/>
          </w:rPr>
        </w:r>
        <w:r>
          <w:rPr>
            <w:webHidden/>
          </w:rPr>
          <w:fldChar w:fldCharType="separate"/>
        </w:r>
        <w:r>
          <w:rPr>
            <w:webHidden/>
          </w:rPr>
          <w:t>19</w:t>
        </w:r>
        <w:r>
          <w:rPr>
            <w:webHidden/>
          </w:rPr>
          <w:fldChar w:fldCharType="end"/>
        </w:r>
      </w:hyperlink>
    </w:p>
    <w:p w14:paraId="3FC1D82B" w14:textId="62BE19FE" w:rsidR="005B684C" w:rsidRDefault="005B684C">
      <w:pPr>
        <w:pStyle w:val="TOC3"/>
        <w:rPr>
          <w:rFonts w:asciiTheme="minorHAnsi" w:eastAsiaTheme="minorEastAsia" w:hAnsiTheme="minorHAnsi" w:cstheme="minorBidi"/>
          <w:kern w:val="2"/>
          <w:sz w:val="24"/>
          <w:szCs w:val="24"/>
          <w14:ligatures w14:val="standardContextual"/>
        </w:rPr>
      </w:pPr>
      <w:hyperlink w:anchor="_Toc220415618" w:history="1">
        <w:r w:rsidRPr="005E40AC">
          <w:rPr>
            <w:rStyle w:val="Hyperlink"/>
          </w:rPr>
          <w:t>4.10</w:t>
        </w:r>
        <w:r>
          <w:rPr>
            <w:rFonts w:asciiTheme="minorHAnsi" w:eastAsiaTheme="minorEastAsia" w:hAnsiTheme="minorHAnsi" w:cstheme="minorBidi"/>
            <w:kern w:val="2"/>
            <w:sz w:val="24"/>
            <w:szCs w:val="24"/>
            <w14:ligatures w14:val="standardContextual"/>
          </w:rPr>
          <w:tab/>
        </w:r>
        <w:r w:rsidRPr="005E40AC">
          <w:rPr>
            <w:rStyle w:val="Hyperlink"/>
          </w:rPr>
          <w:t>Wayne County Option to Reject Bids</w:t>
        </w:r>
        <w:r>
          <w:rPr>
            <w:webHidden/>
          </w:rPr>
          <w:tab/>
        </w:r>
        <w:r>
          <w:rPr>
            <w:webHidden/>
          </w:rPr>
          <w:fldChar w:fldCharType="begin"/>
        </w:r>
        <w:r>
          <w:rPr>
            <w:webHidden/>
          </w:rPr>
          <w:instrText xml:space="preserve"> PAGEREF _Toc220415618 \h </w:instrText>
        </w:r>
        <w:r>
          <w:rPr>
            <w:webHidden/>
          </w:rPr>
        </w:r>
        <w:r>
          <w:rPr>
            <w:webHidden/>
          </w:rPr>
          <w:fldChar w:fldCharType="separate"/>
        </w:r>
        <w:r>
          <w:rPr>
            <w:webHidden/>
          </w:rPr>
          <w:t>19</w:t>
        </w:r>
        <w:r>
          <w:rPr>
            <w:webHidden/>
          </w:rPr>
          <w:fldChar w:fldCharType="end"/>
        </w:r>
      </w:hyperlink>
    </w:p>
    <w:p w14:paraId="0A8EB1C8" w14:textId="15CE617F" w:rsidR="005B684C" w:rsidRDefault="005B684C">
      <w:pPr>
        <w:pStyle w:val="TOC1"/>
        <w:rPr>
          <w:rFonts w:asciiTheme="minorHAnsi" w:eastAsiaTheme="minorEastAsia" w:hAnsiTheme="minorHAnsi" w:cstheme="minorBidi"/>
          <w:b w:val="0"/>
          <w:bCs w:val="0"/>
          <w:i w:val="0"/>
          <w:iCs w:val="0"/>
          <w:kern w:val="2"/>
          <w14:ligatures w14:val="standardContextual"/>
        </w:rPr>
      </w:pPr>
      <w:hyperlink w:anchor="_Toc220415619" w:history="1">
        <w:r w:rsidRPr="005E40AC">
          <w:rPr>
            <w:rStyle w:val="Hyperlink"/>
          </w:rPr>
          <w:t>PART 2 – SUPPLIER SUBMITTAL REQUIREMENTS</w:t>
        </w:r>
        <w:r>
          <w:rPr>
            <w:webHidden/>
          </w:rPr>
          <w:tab/>
        </w:r>
        <w:r>
          <w:rPr>
            <w:webHidden/>
          </w:rPr>
          <w:fldChar w:fldCharType="begin"/>
        </w:r>
        <w:r>
          <w:rPr>
            <w:webHidden/>
          </w:rPr>
          <w:instrText xml:space="preserve"> PAGEREF _Toc220415619 \h </w:instrText>
        </w:r>
        <w:r>
          <w:rPr>
            <w:webHidden/>
          </w:rPr>
        </w:r>
        <w:r>
          <w:rPr>
            <w:webHidden/>
          </w:rPr>
          <w:fldChar w:fldCharType="separate"/>
        </w:r>
        <w:r>
          <w:rPr>
            <w:webHidden/>
          </w:rPr>
          <w:t>21</w:t>
        </w:r>
        <w:r>
          <w:rPr>
            <w:webHidden/>
          </w:rPr>
          <w:fldChar w:fldCharType="end"/>
        </w:r>
      </w:hyperlink>
    </w:p>
    <w:p w14:paraId="1F46F610" w14:textId="0AFCC3B5" w:rsidR="005B684C" w:rsidRDefault="005B684C">
      <w:pPr>
        <w:pStyle w:val="TOC2"/>
        <w:rPr>
          <w:rFonts w:asciiTheme="minorHAnsi" w:eastAsiaTheme="minorEastAsia" w:hAnsiTheme="minorHAnsi" w:cstheme="minorBidi"/>
          <w:b w:val="0"/>
          <w:bCs w:val="0"/>
          <w:kern w:val="2"/>
          <w:sz w:val="24"/>
          <w:szCs w:val="24"/>
          <w14:ligatures w14:val="standardContextual"/>
        </w:rPr>
      </w:pPr>
      <w:hyperlink w:anchor="_Toc220415620" w:history="1">
        <w:r w:rsidRPr="005E40AC">
          <w:rPr>
            <w:rStyle w:val="Hyperlink"/>
          </w:rPr>
          <w:t>SECTION 5.0 – REQUIRED DOCUMENTATION AND FORMS</w:t>
        </w:r>
        <w:r>
          <w:rPr>
            <w:webHidden/>
          </w:rPr>
          <w:tab/>
        </w:r>
        <w:r>
          <w:rPr>
            <w:webHidden/>
          </w:rPr>
          <w:fldChar w:fldCharType="begin"/>
        </w:r>
        <w:r>
          <w:rPr>
            <w:webHidden/>
          </w:rPr>
          <w:instrText xml:space="preserve"> PAGEREF _Toc220415620 \h </w:instrText>
        </w:r>
        <w:r>
          <w:rPr>
            <w:webHidden/>
          </w:rPr>
        </w:r>
        <w:r>
          <w:rPr>
            <w:webHidden/>
          </w:rPr>
          <w:fldChar w:fldCharType="separate"/>
        </w:r>
        <w:r>
          <w:rPr>
            <w:webHidden/>
          </w:rPr>
          <w:t>21</w:t>
        </w:r>
        <w:r>
          <w:rPr>
            <w:webHidden/>
          </w:rPr>
          <w:fldChar w:fldCharType="end"/>
        </w:r>
      </w:hyperlink>
    </w:p>
    <w:p w14:paraId="005A8454" w14:textId="1906C53B" w:rsidR="005B684C" w:rsidRDefault="005B684C">
      <w:pPr>
        <w:pStyle w:val="TOC3"/>
        <w:rPr>
          <w:rFonts w:asciiTheme="minorHAnsi" w:eastAsiaTheme="minorEastAsia" w:hAnsiTheme="minorHAnsi" w:cstheme="minorBidi"/>
          <w:kern w:val="2"/>
          <w:sz w:val="24"/>
          <w:szCs w:val="24"/>
          <w14:ligatures w14:val="standardContextual"/>
        </w:rPr>
      </w:pPr>
      <w:hyperlink w:anchor="_Toc220415621" w:history="1">
        <w:r w:rsidRPr="005E40AC">
          <w:rPr>
            <w:rStyle w:val="Hyperlink"/>
            <w:caps/>
          </w:rPr>
          <w:t>5.1</w:t>
        </w:r>
        <w:r>
          <w:rPr>
            <w:rFonts w:asciiTheme="minorHAnsi" w:eastAsiaTheme="minorEastAsia" w:hAnsiTheme="minorHAnsi" w:cstheme="minorBidi"/>
            <w:kern w:val="2"/>
            <w:sz w:val="24"/>
            <w:szCs w:val="24"/>
            <w14:ligatures w14:val="standardContextual"/>
          </w:rPr>
          <w:tab/>
        </w:r>
        <w:r w:rsidRPr="005E40AC">
          <w:rPr>
            <w:rStyle w:val="Hyperlink"/>
            <w:caps/>
          </w:rPr>
          <w:t>References that Demonstrate Minimum Qualifications</w:t>
        </w:r>
        <w:r>
          <w:rPr>
            <w:webHidden/>
          </w:rPr>
          <w:tab/>
        </w:r>
        <w:r>
          <w:rPr>
            <w:webHidden/>
          </w:rPr>
          <w:fldChar w:fldCharType="begin"/>
        </w:r>
        <w:r>
          <w:rPr>
            <w:webHidden/>
          </w:rPr>
          <w:instrText xml:space="preserve"> PAGEREF _Toc220415621 \h </w:instrText>
        </w:r>
        <w:r>
          <w:rPr>
            <w:webHidden/>
          </w:rPr>
        </w:r>
        <w:r>
          <w:rPr>
            <w:webHidden/>
          </w:rPr>
          <w:fldChar w:fldCharType="separate"/>
        </w:r>
        <w:r>
          <w:rPr>
            <w:webHidden/>
          </w:rPr>
          <w:t>22</w:t>
        </w:r>
        <w:r>
          <w:rPr>
            <w:webHidden/>
          </w:rPr>
          <w:fldChar w:fldCharType="end"/>
        </w:r>
      </w:hyperlink>
    </w:p>
    <w:p w14:paraId="2B934D0E" w14:textId="49345DCB" w:rsidR="005B684C" w:rsidRDefault="005B684C">
      <w:pPr>
        <w:pStyle w:val="TOC3"/>
        <w:rPr>
          <w:rFonts w:asciiTheme="minorHAnsi" w:eastAsiaTheme="minorEastAsia" w:hAnsiTheme="minorHAnsi" w:cstheme="minorBidi"/>
          <w:kern w:val="2"/>
          <w:sz w:val="24"/>
          <w:szCs w:val="24"/>
          <w14:ligatures w14:val="standardContextual"/>
        </w:rPr>
      </w:pPr>
      <w:hyperlink w:anchor="_Toc220415622" w:history="1">
        <w:r w:rsidRPr="005E40AC">
          <w:rPr>
            <w:rStyle w:val="Hyperlink"/>
          </w:rPr>
          <w:t>5.2</w:t>
        </w:r>
        <w:r>
          <w:rPr>
            <w:rFonts w:asciiTheme="minorHAnsi" w:eastAsiaTheme="minorEastAsia" w:hAnsiTheme="minorHAnsi" w:cstheme="minorBidi"/>
            <w:kern w:val="2"/>
            <w:sz w:val="24"/>
            <w:szCs w:val="24"/>
            <w14:ligatures w14:val="standardContextual"/>
          </w:rPr>
          <w:tab/>
        </w:r>
        <w:r w:rsidRPr="005E40AC">
          <w:rPr>
            <w:rStyle w:val="Hyperlink"/>
            <w:caps/>
          </w:rPr>
          <w:t>BID Form</w:t>
        </w:r>
        <w:r>
          <w:rPr>
            <w:webHidden/>
          </w:rPr>
          <w:tab/>
        </w:r>
        <w:r>
          <w:rPr>
            <w:webHidden/>
          </w:rPr>
          <w:fldChar w:fldCharType="begin"/>
        </w:r>
        <w:r>
          <w:rPr>
            <w:webHidden/>
          </w:rPr>
          <w:instrText xml:space="preserve"> PAGEREF _Toc220415622 \h </w:instrText>
        </w:r>
        <w:r>
          <w:rPr>
            <w:webHidden/>
          </w:rPr>
        </w:r>
        <w:r>
          <w:rPr>
            <w:webHidden/>
          </w:rPr>
          <w:fldChar w:fldCharType="separate"/>
        </w:r>
        <w:r>
          <w:rPr>
            <w:webHidden/>
          </w:rPr>
          <w:t>23</w:t>
        </w:r>
        <w:r>
          <w:rPr>
            <w:webHidden/>
          </w:rPr>
          <w:fldChar w:fldCharType="end"/>
        </w:r>
      </w:hyperlink>
    </w:p>
    <w:p w14:paraId="4CFFD0F4" w14:textId="6CE21686" w:rsidR="005B684C" w:rsidRDefault="005B684C">
      <w:pPr>
        <w:pStyle w:val="TOC3"/>
        <w:rPr>
          <w:rFonts w:asciiTheme="minorHAnsi" w:eastAsiaTheme="minorEastAsia" w:hAnsiTheme="minorHAnsi" w:cstheme="minorBidi"/>
          <w:kern w:val="2"/>
          <w:sz w:val="24"/>
          <w:szCs w:val="24"/>
          <w14:ligatures w14:val="standardContextual"/>
        </w:rPr>
      </w:pPr>
      <w:hyperlink w:anchor="_Toc220415623" w:history="1">
        <w:r w:rsidRPr="005E40AC">
          <w:rPr>
            <w:rStyle w:val="Hyperlink"/>
          </w:rPr>
          <w:t>5.3</w:t>
        </w:r>
        <w:r>
          <w:rPr>
            <w:rFonts w:asciiTheme="minorHAnsi" w:eastAsiaTheme="minorEastAsia" w:hAnsiTheme="minorHAnsi" w:cstheme="minorBidi"/>
            <w:kern w:val="2"/>
            <w:sz w:val="24"/>
            <w:szCs w:val="24"/>
            <w14:ligatures w14:val="standardContextual"/>
          </w:rPr>
          <w:tab/>
        </w:r>
        <w:r w:rsidRPr="005E40AC">
          <w:rPr>
            <w:rStyle w:val="Hyperlink"/>
            <w:caps/>
          </w:rPr>
          <w:t>pricing sheet and other pricing requirements</w:t>
        </w:r>
        <w:r>
          <w:rPr>
            <w:webHidden/>
          </w:rPr>
          <w:tab/>
        </w:r>
        <w:r>
          <w:rPr>
            <w:webHidden/>
          </w:rPr>
          <w:fldChar w:fldCharType="begin"/>
        </w:r>
        <w:r>
          <w:rPr>
            <w:webHidden/>
          </w:rPr>
          <w:instrText xml:space="preserve"> PAGEREF _Toc220415623 \h </w:instrText>
        </w:r>
        <w:r>
          <w:rPr>
            <w:webHidden/>
          </w:rPr>
        </w:r>
        <w:r>
          <w:rPr>
            <w:webHidden/>
          </w:rPr>
          <w:fldChar w:fldCharType="separate"/>
        </w:r>
        <w:r>
          <w:rPr>
            <w:webHidden/>
          </w:rPr>
          <w:t>25</w:t>
        </w:r>
        <w:r>
          <w:rPr>
            <w:webHidden/>
          </w:rPr>
          <w:fldChar w:fldCharType="end"/>
        </w:r>
      </w:hyperlink>
    </w:p>
    <w:p w14:paraId="0CFFF1B7" w14:textId="2D03E6DB" w:rsidR="005B684C" w:rsidRDefault="005B684C">
      <w:pPr>
        <w:pStyle w:val="TOC3"/>
        <w:rPr>
          <w:rFonts w:asciiTheme="minorHAnsi" w:eastAsiaTheme="minorEastAsia" w:hAnsiTheme="minorHAnsi" w:cstheme="minorBidi"/>
          <w:kern w:val="2"/>
          <w:sz w:val="24"/>
          <w:szCs w:val="24"/>
          <w14:ligatures w14:val="standardContextual"/>
        </w:rPr>
      </w:pPr>
      <w:hyperlink w:anchor="_Toc220415624" w:history="1">
        <w:r w:rsidRPr="005E40AC">
          <w:rPr>
            <w:rStyle w:val="Hyperlink"/>
          </w:rPr>
          <w:t>5.4</w:t>
        </w:r>
        <w:r>
          <w:rPr>
            <w:rFonts w:asciiTheme="minorHAnsi" w:eastAsiaTheme="minorEastAsia" w:hAnsiTheme="minorHAnsi" w:cstheme="minorBidi"/>
            <w:kern w:val="2"/>
            <w:sz w:val="24"/>
            <w:szCs w:val="24"/>
            <w14:ligatures w14:val="standardContextual"/>
          </w:rPr>
          <w:tab/>
        </w:r>
        <w:r w:rsidRPr="005E40AC">
          <w:rPr>
            <w:rStyle w:val="Hyperlink"/>
          </w:rPr>
          <w:t>BID</w:t>
        </w:r>
        <w:r w:rsidRPr="005E40AC">
          <w:rPr>
            <w:rStyle w:val="Hyperlink"/>
            <w:caps/>
          </w:rPr>
          <w:t xml:space="preserve"> GuaranTEE/Bid BOND</w:t>
        </w:r>
        <w:r>
          <w:rPr>
            <w:webHidden/>
          </w:rPr>
          <w:tab/>
        </w:r>
        <w:r>
          <w:rPr>
            <w:webHidden/>
          </w:rPr>
          <w:fldChar w:fldCharType="begin"/>
        </w:r>
        <w:r>
          <w:rPr>
            <w:webHidden/>
          </w:rPr>
          <w:instrText xml:space="preserve"> PAGEREF _Toc220415624 \h </w:instrText>
        </w:r>
        <w:r>
          <w:rPr>
            <w:webHidden/>
          </w:rPr>
        </w:r>
        <w:r>
          <w:rPr>
            <w:webHidden/>
          </w:rPr>
          <w:fldChar w:fldCharType="separate"/>
        </w:r>
        <w:r>
          <w:rPr>
            <w:webHidden/>
          </w:rPr>
          <w:t>25</w:t>
        </w:r>
        <w:r>
          <w:rPr>
            <w:webHidden/>
          </w:rPr>
          <w:fldChar w:fldCharType="end"/>
        </w:r>
      </w:hyperlink>
    </w:p>
    <w:p w14:paraId="51E8C17C" w14:textId="12608D58" w:rsidR="005B684C" w:rsidRDefault="005B684C">
      <w:pPr>
        <w:pStyle w:val="TOC3"/>
        <w:rPr>
          <w:rFonts w:asciiTheme="minorHAnsi" w:eastAsiaTheme="minorEastAsia" w:hAnsiTheme="minorHAnsi" w:cstheme="minorBidi"/>
          <w:kern w:val="2"/>
          <w:sz w:val="24"/>
          <w:szCs w:val="24"/>
          <w14:ligatures w14:val="standardContextual"/>
        </w:rPr>
      </w:pPr>
      <w:hyperlink w:anchor="_Toc220415625" w:history="1">
        <w:r w:rsidRPr="005E40AC">
          <w:rPr>
            <w:rStyle w:val="Hyperlink"/>
          </w:rPr>
          <w:t xml:space="preserve">5.5 </w:t>
        </w:r>
        <w:r>
          <w:rPr>
            <w:rFonts w:asciiTheme="minorHAnsi" w:eastAsiaTheme="minorEastAsia" w:hAnsiTheme="minorHAnsi" w:cstheme="minorBidi"/>
            <w:kern w:val="2"/>
            <w:sz w:val="24"/>
            <w:szCs w:val="24"/>
            <w14:ligatures w14:val="standardContextual"/>
          </w:rPr>
          <w:tab/>
        </w:r>
        <w:r w:rsidRPr="005E40AC">
          <w:rPr>
            <w:rStyle w:val="Hyperlink"/>
          </w:rPr>
          <w:t>RESPONSE TO SPECIFICATIONS/SCOPE OF WORK REQUIREMENTS FORM</w:t>
        </w:r>
        <w:r>
          <w:rPr>
            <w:webHidden/>
          </w:rPr>
          <w:tab/>
        </w:r>
        <w:r>
          <w:rPr>
            <w:webHidden/>
          </w:rPr>
          <w:fldChar w:fldCharType="begin"/>
        </w:r>
        <w:r>
          <w:rPr>
            <w:webHidden/>
          </w:rPr>
          <w:instrText xml:space="preserve"> PAGEREF _Toc220415625 \h </w:instrText>
        </w:r>
        <w:r>
          <w:rPr>
            <w:webHidden/>
          </w:rPr>
        </w:r>
        <w:r>
          <w:rPr>
            <w:webHidden/>
          </w:rPr>
          <w:fldChar w:fldCharType="separate"/>
        </w:r>
        <w:r>
          <w:rPr>
            <w:webHidden/>
          </w:rPr>
          <w:t>26</w:t>
        </w:r>
        <w:r>
          <w:rPr>
            <w:webHidden/>
          </w:rPr>
          <w:fldChar w:fldCharType="end"/>
        </w:r>
      </w:hyperlink>
    </w:p>
    <w:p w14:paraId="6953A13D" w14:textId="37804C29" w:rsidR="005B684C" w:rsidRDefault="005B684C">
      <w:pPr>
        <w:pStyle w:val="TOC3"/>
        <w:rPr>
          <w:rFonts w:asciiTheme="minorHAnsi" w:eastAsiaTheme="minorEastAsia" w:hAnsiTheme="minorHAnsi" w:cstheme="minorBidi"/>
          <w:kern w:val="2"/>
          <w:sz w:val="24"/>
          <w:szCs w:val="24"/>
          <w14:ligatures w14:val="standardContextual"/>
        </w:rPr>
      </w:pPr>
      <w:hyperlink w:anchor="_Toc220415626" w:history="1">
        <w:r w:rsidRPr="005E40AC">
          <w:rPr>
            <w:rStyle w:val="Hyperlink"/>
          </w:rPr>
          <w:t>5.6</w:t>
        </w:r>
        <w:r>
          <w:rPr>
            <w:rFonts w:asciiTheme="minorHAnsi" w:eastAsiaTheme="minorEastAsia" w:hAnsiTheme="minorHAnsi" w:cstheme="minorBidi"/>
            <w:kern w:val="2"/>
            <w:sz w:val="24"/>
            <w:szCs w:val="24"/>
            <w14:ligatures w14:val="standardContextual"/>
          </w:rPr>
          <w:tab/>
        </w:r>
        <w:r w:rsidRPr="005E40AC">
          <w:rPr>
            <w:rStyle w:val="Hyperlink"/>
          </w:rPr>
          <w:t>TERMS AND CONDITIONS FORM</w:t>
        </w:r>
        <w:r>
          <w:rPr>
            <w:webHidden/>
          </w:rPr>
          <w:tab/>
        </w:r>
        <w:r>
          <w:rPr>
            <w:webHidden/>
          </w:rPr>
          <w:fldChar w:fldCharType="begin"/>
        </w:r>
        <w:r>
          <w:rPr>
            <w:webHidden/>
          </w:rPr>
          <w:instrText xml:space="preserve"> PAGEREF _Toc220415626 \h </w:instrText>
        </w:r>
        <w:r>
          <w:rPr>
            <w:webHidden/>
          </w:rPr>
        </w:r>
        <w:r>
          <w:rPr>
            <w:webHidden/>
          </w:rPr>
          <w:fldChar w:fldCharType="separate"/>
        </w:r>
        <w:r>
          <w:rPr>
            <w:webHidden/>
          </w:rPr>
          <w:t>27</w:t>
        </w:r>
        <w:r>
          <w:rPr>
            <w:webHidden/>
          </w:rPr>
          <w:fldChar w:fldCharType="end"/>
        </w:r>
      </w:hyperlink>
    </w:p>
    <w:p w14:paraId="0B62CD8F" w14:textId="485D9047" w:rsidR="004F1C82" w:rsidRDefault="00952802" w:rsidP="004466EB">
      <w:pPr>
        <w:rPr>
          <w:rFonts w:ascii="Arial Narrow" w:hAnsi="Arial Narrow"/>
          <w:b/>
          <w:bCs/>
          <w:noProof/>
        </w:rPr>
      </w:pPr>
      <w:r w:rsidRPr="00E23B39">
        <w:rPr>
          <w:rFonts w:ascii="Arial Narrow" w:hAnsi="Arial Narrow"/>
          <w:b/>
          <w:bCs/>
          <w:noProof/>
        </w:rPr>
        <w:fldChar w:fldCharType="end"/>
      </w:r>
    </w:p>
    <w:p w14:paraId="0B62CD90" w14:textId="77777777" w:rsidR="00EC2053" w:rsidRPr="0033248E" w:rsidRDefault="0044439E" w:rsidP="004466EB">
      <w:pPr>
        <w:rPr>
          <w:rFonts w:ascii="Arial Narrow" w:hAnsi="Arial Narrow"/>
        </w:rPr>
      </w:pPr>
      <w:r w:rsidRPr="00EC2053">
        <w:rPr>
          <w:rFonts w:ascii="Arial Narrow" w:hAnsi="Arial Narrow"/>
          <w:b/>
          <w:i/>
        </w:rPr>
        <w:t>APPENDICES</w:t>
      </w:r>
    </w:p>
    <w:p w14:paraId="0B62CD91" w14:textId="77777777" w:rsidR="00EC2053" w:rsidRPr="005F00DE" w:rsidRDefault="00EC2053" w:rsidP="0033248E">
      <w:pPr>
        <w:spacing w:after="0" w:line="240" w:lineRule="auto"/>
        <w:ind w:left="540"/>
        <w:rPr>
          <w:rFonts w:ascii="Arial Narrow" w:hAnsi="Arial Narrow"/>
          <w:b/>
        </w:rPr>
      </w:pPr>
      <w:r w:rsidRPr="005F00DE">
        <w:rPr>
          <w:rFonts w:ascii="Arial Narrow" w:hAnsi="Arial Narrow"/>
          <w:b/>
        </w:rPr>
        <w:t xml:space="preserve">Appendix A </w:t>
      </w:r>
      <w:r w:rsidR="0033248E" w:rsidRPr="005F00DE">
        <w:rPr>
          <w:rFonts w:ascii="Arial Narrow" w:hAnsi="Arial Narrow"/>
          <w:b/>
        </w:rPr>
        <w:t xml:space="preserve">– </w:t>
      </w:r>
      <w:r w:rsidR="0033248E" w:rsidRPr="005F00DE">
        <w:rPr>
          <w:rFonts w:ascii="Arial Narrow" w:hAnsi="Arial Narrow"/>
        </w:rPr>
        <w:t xml:space="preserve">Price </w:t>
      </w:r>
      <w:r w:rsidRPr="005F00DE">
        <w:rPr>
          <w:rFonts w:ascii="Arial Narrow" w:hAnsi="Arial Narrow"/>
        </w:rPr>
        <w:t>Sheet</w:t>
      </w:r>
    </w:p>
    <w:p w14:paraId="0B62CD92" w14:textId="77777777" w:rsidR="00EC2053" w:rsidRPr="005F00DE" w:rsidRDefault="00EC2053" w:rsidP="0033248E">
      <w:pPr>
        <w:spacing w:after="0" w:line="240" w:lineRule="auto"/>
        <w:ind w:left="540"/>
        <w:rPr>
          <w:rFonts w:ascii="Arial Narrow" w:hAnsi="Arial Narrow"/>
          <w:b/>
        </w:rPr>
      </w:pPr>
      <w:r w:rsidRPr="005F00DE">
        <w:rPr>
          <w:rFonts w:ascii="Arial Narrow" w:hAnsi="Arial Narrow"/>
          <w:b/>
        </w:rPr>
        <w:t xml:space="preserve">Appendix B </w:t>
      </w:r>
      <w:r w:rsidR="0033248E" w:rsidRPr="005F00DE">
        <w:rPr>
          <w:rFonts w:ascii="Arial Narrow" w:hAnsi="Arial Narrow"/>
          <w:b/>
        </w:rPr>
        <w:t xml:space="preserve">– </w:t>
      </w:r>
      <w:r w:rsidRPr="005F00DE">
        <w:rPr>
          <w:rFonts w:ascii="Arial Narrow" w:hAnsi="Arial Narrow"/>
        </w:rPr>
        <w:t>Agreement/Contract</w:t>
      </w:r>
      <w:r w:rsidR="0033248E" w:rsidRPr="005F00DE">
        <w:rPr>
          <w:rFonts w:ascii="Arial Narrow" w:hAnsi="Arial Narrow"/>
        </w:rPr>
        <w:t xml:space="preserve"> </w:t>
      </w:r>
      <w:r w:rsidRPr="005F00DE">
        <w:rPr>
          <w:rFonts w:ascii="Arial Narrow" w:hAnsi="Arial Narrow"/>
        </w:rPr>
        <w:t>or Terms and Conditions</w:t>
      </w:r>
    </w:p>
    <w:p w14:paraId="0B62CD93" w14:textId="55571FCA" w:rsidR="00BB2927" w:rsidRPr="005F00DE" w:rsidRDefault="0033248E" w:rsidP="00BB2927">
      <w:pPr>
        <w:spacing w:after="0" w:line="240" w:lineRule="auto"/>
        <w:ind w:left="540"/>
        <w:rPr>
          <w:rFonts w:ascii="Arial Narrow" w:hAnsi="Arial Narrow"/>
          <w:b/>
        </w:rPr>
      </w:pPr>
      <w:r w:rsidRPr="005F00DE">
        <w:rPr>
          <w:rFonts w:ascii="Arial Narrow" w:hAnsi="Arial Narrow"/>
          <w:b/>
        </w:rPr>
        <w:t>Appendix C –</w:t>
      </w:r>
      <w:r w:rsidRPr="005F00DE">
        <w:rPr>
          <w:rFonts w:ascii="Arial Narrow" w:hAnsi="Arial Narrow"/>
          <w:bCs/>
        </w:rPr>
        <w:t xml:space="preserve"> </w:t>
      </w:r>
      <w:r w:rsidR="005E37A3">
        <w:rPr>
          <w:rFonts w:ascii="Arial Narrow" w:hAnsi="Arial Narrow"/>
          <w:bCs/>
        </w:rPr>
        <w:t xml:space="preserve">CoPro+ </w:t>
      </w:r>
      <w:r w:rsidR="005F00DE" w:rsidRPr="005F00DE">
        <w:rPr>
          <w:rFonts w:ascii="Arial Narrow" w:hAnsi="Arial Narrow"/>
          <w:bCs/>
        </w:rPr>
        <w:t xml:space="preserve">Consortium Agreement </w:t>
      </w:r>
    </w:p>
    <w:p w14:paraId="0B62CD94" w14:textId="7EC8513E" w:rsidR="0033248E" w:rsidRPr="00332E76" w:rsidRDefault="0033248E" w:rsidP="0033248E">
      <w:pPr>
        <w:spacing w:after="0" w:line="240" w:lineRule="auto"/>
        <w:ind w:left="540"/>
        <w:rPr>
          <w:rFonts w:ascii="Arial Narrow" w:hAnsi="Arial Narrow"/>
          <w:bCs/>
          <w:color w:val="FF0000"/>
        </w:rPr>
      </w:pPr>
    </w:p>
    <w:p w14:paraId="0B62CD95" w14:textId="77777777" w:rsidR="0055174F" w:rsidRDefault="0055174F" w:rsidP="0055174F">
      <w:pPr>
        <w:pStyle w:val="PlainText"/>
        <w:rPr>
          <w:rFonts w:ascii="Arial" w:eastAsia="MS Mincho" w:hAnsi="Arial" w:cs="Arial"/>
          <w:b/>
          <w:bCs/>
          <w:color w:val="FF0000"/>
          <w:u w:val="single"/>
          <w:lang w:val="en-US"/>
        </w:rPr>
      </w:pPr>
    </w:p>
    <w:p w14:paraId="0B62CDA0" w14:textId="77777777" w:rsidR="00A93804" w:rsidRPr="0033248E" w:rsidRDefault="00A93804" w:rsidP="0033248E">
      <w:pPr>
        <w:spacing w:after="0" w:line="240" w:lineRule="auto"/>
        <w:ind w:left="540"/>
        <w:rPr>
          <w:rFonts w:ascii="Arial Narrow" w:hAnsi="Arial Narrow"/>
          <w:b/>
          <w:color w:val="FF0000"/>
        </w:rPr>
      </w:pPr>
    </w:p>
    <w:p w14:paraId="0B62CDA1" w14:textId="77777777" w:rsidR="008B7CF0" w:rsidRDefault="008B7CF0">
      <w:pPr>
        <w:spacing w:after="0" w:line="240" w:lineRule="auto"/>
        <w:rPr>
          <w:rFonts w:ascii="Arial Narrow" w:hAnsi="Arial Narrow"/>
          <w:b/>
          <w:bCs/>
        </w:rPr>
      </w:pPr>
      <w:r>
        <w:rPr>
          <w:rFonts w:ascii="Arial Narrow" w:hAnsi="Arial Narrow"/>
          <w:b/>
          <w:bCs/>
        </w:rPr>
        <w:br w:type="page"/>
      </w:r>
    </w:p>
    <w:p w14:paraId="0B62CDA2" w14:textId="62141976" w:rsidR="00D46911" w:rsidRDefault="005A66C5">
      <w:pPr>
        <w:pStyle w:val="Heading1"/>
        <w:spacing w:after="0" w:line="240" w:lineRule="auto"/>
        <w:jc w:val="center"/>
        <w:rPr>
          <w:b w:val="0"/>
          <w:bCs/>
          <w:sz w:val="36"/>
          <w:szCs w:val="36"/>
        </w:rPr>
      </w:pPr>
      <w:bookmarkStart w:id="1" w:name="_Toc454345571"/>
      <w:bookmarkStart w:id="2" w:name="_Toc220415580"/>
      <w:r w:rsidRPr="005B669D">
        <w:rPr>
          <w:bCs/>
          <w:sz w:val="36"/>
          <w:szCs w:val="36"/>
        </w:rPr>
        <w:lastRenderedPageBreak/>
        <w:t xml:space="preserve">PART 1 – </w:t>
      </w:r>
      <w:r w:rsidR="007D5DA4">
        <w:rPr>
          <w:bCs/>
          <w:sz w:val="36"/>
          <w:szCs w:val="36"/>
        </w:rPr>
        <w:t>INVITATION FOR BID</w:t>
      </w:r>
      <w:r w:rsidR="00400E72">
        <w:rPr>
          <w:bCs/>
          <w:sz w:val="36"/>
          <w:szCs w:val="36"/>
          <w:lang w:val="en-US"/>
        </w:rPr>
        <w:t>S</w:t>
      </w:r>
      <w:r w:rsidRPr="005B669D">
        <w:rPr>
          <w:bCs/>
          <w:sz w:val="36"/>
          <w:szCs w:val="36"/>
        </w:rPr>
        <w:t xml:space="preserve"> (</w:t>
      </w:r>
      <w:r w:rsidR="007D5DA4">
        <w:rPr>
          <w:bCs/>
          <w:sz w:val="36"/>
          <w:szCs w:val="36"/>
        </w:rPr>
        <w:t>IFB</w:t>
      </w:r>
      <w:r w:rsidRPr="005B669D">
        <w:rPr>
          <w:bCs/>
          <w:sz w:val="36"/>
          <w:szCs w:val="36"/>
        </w:rPr>
        <w:t>)</w:t>
      </w:r>
      <w:bookmarkEnd w:id="1"/>
      <w:bookmarkEnd w:id="2"/>
    </w:p>
    <w:p w14:paraId="0B62CDA3" w14:textId="77777777" w:rsidR="005A66C5" w:rsidRPr="00D71280" w:rsidRDefault="005A66C5" w:rsidP="005A66C5">
      <w:pPr>
        <w:pStyle w:val="Heading2"/>
        <w:spacing w:after="0" w:line="240" w:lineRule="auto"/>
        <w:rPr>
          <w:rStyle w:val="Strong"/>
          <w:color w:val="auto"/>
          <w:sz w:val="28"/>
        </w:rPr>
      </w:pPr>
    </w:p>
    <w:p w14:paraId="0B62CDA4" w14:textId="77777777" w:rsidR="00D46911" w:rsidRPr="0050280A" w:rsidRDefault="005A66C5">
      <w:pPr>
        <w:pStyle w:val="Heading2"/>
        <w:ind w:left="0"/>
        <w:jc w:val="center"/>
        <w:rPr>
          <w:i w:val="0"/>
          <w:color w:val="000000"/>
          <w:sz w:val="32"/>
          <w:szCs w:val="32"/>
        </w:rPr>
      </w:pPr>
      <w:bookmarkStart w:id="3" w:name="_Toc454345572"/>
      <w:bookmarkStart w:id="4" w:name="_Toc220415581"/>
      <w:r w:rsidRPr="0050280A">
        <w:rPr>
          <w:i w:val="0"/>
          <w:color w:val="000000"/>
          <w:sz w:val="32"/>
          <w:szCs w:val="32"/>
        </w:rPr>
        <w:t xml:space="preserve">SECTION 1.0 </w:t>
      </w:r>
      <w:r w:rsidR="00437360" w:rsidRPr="0050280A">
        <w:rPr>
          <w:i w:val="0"/>
          <w:color w:val="000000"/>
          <w:sz w:val="32"/>
          <w:szCs w:val="32"/>
        </w:rPr>
        <w:t>–</w:t>
      </w:r>
      <w:r w:rsidRPr="0050280A">
        <w:rPr>
          <w:i w:val="0"/>
          <w:color w:val="000000"/>
          <w:sz w:val="32"/>
          <w:szCs w:val="32"/>
        </w:rPr>
        <w:t xml:space="preserve"> </w:t>
      </w:r>
      <w:r w:rsidR="00437360" w:rsidRPr="0050280A">
        <w:rPr>
          <w:i w:val="0"/>
          <w:color w:val="000000"/>
          <w:sz w:val="32"/>
          <w:szCs w:val="32"/>
        </w:rPr>
        <w:t>INTRODUCTION &amp; INSTRUCTIONS</w:t>
      </w:r>
      <w:r w:rsidRPr="0050280A">
        <w:rPr>
          <w:i w:val="0"/>
          <w:color w:val="000000"/>
          <w:sz w:val="32"/>
          <w:szCs w:val="32"/>
        </w:rPr>
        <w:t>:</w:t>
      </w:r>
      <w:bookmarkEnd w:id="3"/>
      <w:bookmarkEnd w:id="4"/>
    </w:p>
    <w:p w14:paraId="0B62CDA5" w14:textId="77777777" w:rsidR="005A66C5" w:rsidRDefault="005A66C5" w:rsidP="005A66C5">
      <w:pPr>
        <w:pStyle w:val="Heading3"/>
        <w:spacing w:after="0" w:line="240" w:lineRule="auto"/>
        <w:rPr>
          <w:rStyle w:val="Strong"/>
          <w:sz w:val="24"/>
        </w:rPr>
      </w:pPr>
      <w:bookmarkStart w:id="5" w:name="_Toc353999793"/>
    </w:p>
    <w:p w14:paraId="0B62CDA6" w14:textId="77777777" w:rsidR="005A66C5" w:rsidRPr="0064663D" w:rsidRDefault="005A66C5" w:rsidP="005A66C5">
      <w:pPr>
        <w:pStyle w:val="Heading3"/>
      </w:pPr>
      <w:bookmarkStart w:id="6" w:name="_Toc454345573"/>
      <w:bookmarkStart w:id="7" w:name="_Toc220415582"/>
      <w:r>
        <w:rPr>
          <w:rStyle w:val="Strong"/>
          <w:b/>
        </w:rPr>
        <w:t>1.1</w:t>
      </w:r>
      <w:r>
        <w:rPr>
          <w:rStyle w:val="Strong"/>
          <w:b/>
        </w:rPr>
        <w:tab/>
      </w:r>
      <w:r w:rsidR="004466EB">
        <w:rPr>
          <w:rStyle w:val="Strong"/>
          <w:b/>
        </w:rPr>
        <w:t>Introduction/</w:t>
      </w:r>
      <w:r w:rsidRPr="008514A2">
        <w:rPr>
          <w:rStyle w:val="Strong"/>
          <w:b/>
        </w:rPr>
        <w:t>Background</w:t>
      </w:r>
      <w:bookmarkEnd w:id="5"/>
      <w:bookmarkEnd w:id="6"/>
      <w:bookmarkEnd w:id="7"/>
    </w:p>
    <w:p w14:paraId="0B62CDA7" w14:textId="56681E69" w:rsidR="00714DA1" w:rsidRPr="00E61516" w:rsidRDefault="0044439E" w:rsidP="001E4FD7">
      <w:pPr>
        <w:spacing w:after="0" w:line="240" w:lineRule="auto"/>
        <w:ind w:left="720"/>
        <w:jc w:val="both"/>
        <w:rPr>
          <w:rFonts w:ascii="Arial Narrow" w:hAnsi="Arial Narrow"/>
          <w:color w:val="FF0000"/>
        </w:rPr>
      </w:pPr>
      <w:r w:rsidRPr="0044439E">
        <w:rPr>
          <w:rFonts w:ascii="Arial Narrow" w:hAnsi="Arial Narrow"/>
          <w:b/>
        </w:rPr>
        <w:t>INTRODUCTION:</w:t>
      </w:r>
      <w:r>
        <w:rPr>
          <w:rFonts w:ascii="Arial Narrow" w:hAnsi="Arial Narrow"/>
        </w:rPr>
        <w:t xml:space="preserve"> </w:t>
      </w:r>
      <w:r w:rsidR="007C5717" w:rsidRPr="0067153F">
        <w:rPr>
          <w:rFonts w:ascii="Arial Narrow" w:hAnsi="Arial Narrow"/>
        </w:rPr>
        <w:t xml:space="preserve">Through this </w:t>
      </w:r>
      <w:r w:rsidR="007D5DA4">
        <w:rPr>
          <w:rFonts w:ascii="Arial Narrow" w:hAnsi="Arial Narrow"/>
        </w:rPr>
        <w:t>Invitation for Bid</w:t>
      </w:r>
      <w:r w:rsidR="0073108E">
        <w:rPr>
          <w:rFonts w:ascii="Arial Narrow" w:hAnsi="Arial Narrow"/>
        </w:rPr>
        <w:t>s</w:t>
      </w:r>
      <w:r w:rsidR="007C5717" w:rsidRPr="0067153F">
        <w:rPr>
          <w:rFonts w:ascii="Arial Narrow" w:hAnsi="Arial Narrow"/>
        </w:rPr>
        <w:t xml:space="preserve"> (</w:t>
      </w:r>
      <w:r w:rsidR="007D5DA4">
        <w:rPr>
          <w:rFonts w:ascii="Arial Narrow" w:hAnsi="Arial Narrow"/>
        </w:rPr>
        <w:t>IFB</w:t>
      </w:r>
      <w:r w:rsidR="007C5717" w:rsidRPr="0067153F">
        <w:rPr>
          <w:rFonts w:ascii="Arial Narrow" w:hAnsi="Arial Narrow"/>
        </w:rPr>
        <w:t xml:space="preserve">), the Charter County of Wayne (County) hereby invites businesses who meet the qualifications and specifications set forth herein to submit </w:t>
      </w:r>
      <w:r w:rsidR="007D5DA4">
        <w:rPr>
          <w:rFonts w:ascii="Arial Narrow" w:hAnsi="Arial Narrow"/>
        </w:rPr>
        <w:t>bid</w:t>
      </w:r>
      <w:r w:rsidR="007C5717" w:rsidRPr="0067153F">
        <w:rPr>
          <w:rFonts w:ascii="Arial Narrow" w:hAnsi="Arial Narrow"/>
        </w:rPr>
        <w:t xml:space="preserve">s </w:t>
      </w:r>
      <w:r w:rsidR="001E4FD7">
        <w:rPr>
          <w:rFonts w:ascii="Arial Narrow" w:hAnsi="Arial Narrow"/>
        </w:rPr>
        <w:t>to</w:t>
      </w:r>
      <w:r w:rsidR="007C5717" w:rsidRPr="0067153F">
        <w:rPr>
          <w:rFonts w:ascii="Arial Narrow" w:hAnsi="Arial Narrow"/>
        </w:rPr>
        <w:t xml:space="preserve">… or for the purpose of… </w:t>
      </w:r>
      <w:r w:rsidR="008936B3" w:rsidRPr="005F00DE">
        <w:rPr>
          <w:rFonts w:ascii="Arial Narrow" w:hAnsi="Arial Narrow"/>
        </w:rPr>
        <w:t>providing jail supply items for the Wayne County Sheriff’s Department.</w:t>
      </w:r>
      <w:r w:rsidR="00714DA1" w:rsidRPr="005F00DE">
        <w:rPr>
          <w:rFonts w:ascii="Arial Narrow" w:hAnsi="Arial Narrow"/>
        </w:rPr>
        <w:t xml:space="preserve">  </w:t>
      </w:r>
    </w:p>
    <w:p w14:paraId="0B62CDA8" w14:textId="77777777" w:rsidR="007C5717" w:rsidRDefault="007C5717" w:rsidP="001E4FD7">
      <w:pPr>
        <w:spacing w:after="0" w:line="240" w:lineRule="auto"/>
        <w:ind w:left="720"/>
        <w:jc w:val="both"/>
        <w:rPr>
          <w:rFonts w:ascii="Arial Narrow" w:hAnsi="Arial Narrow"/>
        </w:rPr>
      </w:pPr>
    </w:p>
    <w:p w14:paraId="66AF7B35" w14:textId="77777777" w:rsidR="008433F5" w:rsidRDefault="00AD3FB0" w:rsidP="00A37C78">
      <w:pPr>
        <w:spacing w:after="0" w:line="240" w:lineRule="auto"/>
        <w:ind w:left="720"/>
        <w:jc w:val="both"/>
        <w:rPr>
          <w:rFonts w:ascii="Arial Narrow" w:hAnsi="Arial Narrow" w:cs="Arial"/>
          <w:color w:val="000000"/>
        </w:rPr>
      </w:pPr>
      <w:r w:rsidRPr="008A017F">
        <w:rPr>
          <w:rFonts w:ascii="Arial Narrow" w:hAnsi="Arial Narrow"/>
          <w:b/>
        </w:rPr>
        <w:t xml:space="preserve">GENERAL </w:t>
      </w:r>
      <w:r w:rsidR="0044439E">
        <w:rPr>
          <w:rFonts w:ascii="Arial Narrow" w:hAnsi="Arial Narrow"/>
          <w:b/>
        </w:rPr>
        <w:t xml:space="preserve">WAYNE COUNTY </w:t>
      </w:r>
      <w:r w:rsidRPr="008A017F">
        <w:rPr>
          <w:rFonts w:ascii="Arial Narrow" w:hAnsi="Arial Narrow"/>
          <w:b/>
        </w:rPr>
        <w:t>INFORMATION:</w:t>
      </w:r>
      <w:r w:rsidRPr="008A017F">
        <w:rPr>
          <w:rFonts w:ascii="Arial Narrow" w:hAnsi="Arial Narrow"/>
        </w:rPr>
        <w:t xml:space="preserve">  </w:t>
      </w:r>
      <w:r w:rsidRPr="008A017F">
        <w:rPr>
          <w:rFonts w:ascii="Arial Narrow" w:hAnsi="Arial Narrow" w:cs="Arial"/>
          <w:color w:val="000000"/>
        </w:rPr>
        <w:t>Situated in the heart of the Great Lakes region along the beautiful Detro</w:t>
      </w:r>
      <w:r w:rsidR="00E72816">
        <w:rPr>
          <w:rFonts w:ascii="Arial Narrow" w:hAnsi="Arial Narrow" w:cs="Arial"/>
          <w:color w:val="000000"/>
        </w:rPr>
        <w:t>it River, Wayne County is the 19</w:t>
      </w:r>
      <w:r w:rsidRPr="008A017F">
        <w:rPr>
          <w:rFonts w:ascii="Arial Narrow" w:hAnsi="Arial Narrow" w:cs="Arial"/>
          <w:color w:val="000000"/>
        </w:rPr>
        <w:t>th most populous county in the United States. With 43 distinct communities including the automotive capital of the world - Detroit, Wayne County is rich in history, culture, arts, and world-class amenities. We take pride in being one of the most diverse counties in the United States; a place where different cultures come together to offer a truly cosmopolitan experience.</w:t>
      </w:r>
    </w:p>
    <w:p w14:paraId="0B62CDA9" w14:textId="75167F7C" w:rsidR="00AD3FB0" w:rsidRDefault="00AD3FB0" w:rsidP="00A37C78">
      <w:pPr>
        <w:spacing w:after="0" w:line="240" w:lineRule="auto"/>
        <w:ind w:left="720"/>
        <w:jc w:val="both"/>
        <w:rPr>
          <w:rFonts w:ascii="Arial Narrow" w:hAnsi="Arial Narrow" w:cs="Arial"/>
          <w:color w:val="000000"/>
        </w:rPr>
      </w:pPr>
      <w:r w:rsidRPr="008A017F">
        <w:rPr>
          <w:rFonts w:ascii="Arial Narrow" w:hAnsi="Arial Narrow" w:cs="Arial"/>
          <w:color w:val="000000"/>
        </w:rPr>
        <w:br/>
        <w:t>Wayne County offers a first-class business environment, a top-rated international airport, diverse residential areas, expansive parks, and a multitude of recreational and cultural activities. We are home to several major universities including Wayne State, the University of Michigan-Dearborn, and the University of Detroit</w:t>
      </w:r>
      <w:r w:rsidR="009112C0">
        <w:rPr>
          <w:rFonts w:ascii="Arial Narrow" w:hAnsi="Arial Narrow" w:cs="Arial"/>
          <w:color w:val="000000"/>
        </w:rPr>
        <w:t>-Mercy</w:t>
      </w:r>
      <w:r w:rsidRPr="008A017F">
        <w:rPr>
          <w:rFonts w:ascii="Arial Narrow" w:hAnsi="Arial Narrow" w:cs="Arial"/>
          <w:color w:val="000000"/>
        </w:rPr>
        <w:t xml:space="preserve">. We have several award-winning secondary and primary schools, as well as numerous community colleges and vocational schools. We are also home to the Detroit Symphony Orchestra, Michigan Opera Theater, Detroit Institute of Arts, </w:t>
      </w:r>
      <w:proofErr w:type="gramStart"/>
      <w:r w:rsidRPr="008A017F">
        <w:rPr>
          <w:rFonts w:ascii="Arial Narrow" w:hAnsi="Arial Narrow" w:cs="Arial"/>
          <w:color w:val="000000"/>
        </w:rPr>
        <w:t>the Henry</w:t>
      </w:r>
      <w:proofErr w:type="gramEnd"/>
      <w:r w:rsidRPr="008A017F">
        <w:rPr>
          <w:rFonts w:ascii="Arial Narrow" w:hAnsi="Arial Narrow" w:cs="Arial"/>
          <w:color w:val="000000"/>
        </w:rPr>
        <w:t xml:space="preserve"> Ford, and dozens of theaters, art galleries and concert halls. With hundreds of musical and cultural events every year, Wayne County is Michigan's cultural epicenter.</w:t>
      </w:r>
    </w:p>
    <w:p w14:paraId="0B62CDAA" w14:textId="77777777" w:rsidR="00AD3FB0" w:rsidRPr="00EA485B" w:rsidRDefault="00AD3FB0" w:rsidP="005A66C5">
      <w:pPr>
        <w:spacing w:after="0" w:line="240" w:lineRule="auto"/>
        <w:ind w:left="720"/>
        <w:rPr>
          <w:rFonts w:ascii="Arial Narrow" w:hAnsi="Arial Narrow"/>
          <w:b/>
        </w:rPr>
      </w:pPr>
    </w:p>
    <w:p w14:paraId="0B62CDAB" w14:textId="488EC06F" w:rsidR="004B0CE7" w:rsidRPr="00471755" w:rsidRDefault="004B0CE7" w:rsidP="00471755">
      <w:pPr>
        <w:ind w:left="720"/>
        <w:rPr>
          <w:rFonts w:ascii="Arial Narrow" w:hAnsi="Arial Narrow"/>
          <w:color w:val="FF0000"/>
        </w:rPr>
      </w:pPr>
      <w:bookmarkStart w:id="8" w:name="_Toc503360889"/>
      <w:bookmarkStart w:id="9" w:name="_Toc454345574"/>
      <w:bookmarkStart w:id="10" w:name="_Toc353999794"/>
      <w:r w:rsidRPr="00471755">
        <w:rPr>
          <w:rFonts w:ascii="Arial Narrow" w:hAnsi="Arial Narrow"/>
          <w:b/>
        </w:rPr>
        <w:t>SPECIFIC BACKGROUND INFORMATION:</w:t>
      </w:r>
      <w:r w:rsidRPr="00471755">
        <w:rPr>
          <w:rFonts w:ascii="Arial Narrow" w:hAnsi="Arial Narrow"/>
        </w:rPr>
        <w:t xml:space="preserve"> </w:t>
      </w:r>
      <w:bookmarkEnd w:id="8"/>
      <w:r w:rsidRPr="00EA485B">
        <w:rPr>
          <w:rFonts w:ascii="Arial Narrow" w:hAnsi="Arial Narrow"/>
        </w:rPr>
        <w:tab/>
      </w:r>
    </w:p>
    <w:p w14:paraId="0B62CDAC" w14:textId="77777777" w:rsidR="005B7495" w:rsidRPr="0051375C" w:rsidRDefault="00A375E4" w:rsidP="004B0CE7">
      <w:pPr>
        <w:pStyle w:val="Heading3"/>
        <w:rPr>
          <w:rStyle w:val="Strong"/>
          <w:b/>
        </w:rPr>
      </w:pPr>
      <w:bookmarkStart w:id="11" w:name="_Toc220415583"/>
      <w:r>
        <w:rPr>
          <w:rStyle w:val="Strong"/>
          <w:b/>
        </w:rPr>
        <w:t>1.2</w:t>
      </w:r>
      <w:r w:rsidR="005B7495" w:rsidRPr="0051375C">
        <w:rPr>
          <w:rStyle w:val="Strong"/>
          <w:b/>
        </w:rPr>
        <w:tab/>
      </w:r>
      <w:bookmarkEnd w:id="9"/>
      <w:r w:rsidR="0044439E">
        <w:rPr>
          <w:rStyle w:val="Strong"/>
          <w:b/>
        </w:rPr>
        <w:t>Objective</w:t>
      </w:r>
      <w:bookmarkEnd w:id="11"/>
    </w:p>
    <w:p w14:paraId="0B62CDAD" w14:textId="77777777" w:rsidR="004B0CE7" w:rsidRPr="0051375C" w:rsidRDefault="004B0CE7" w:rsidP="004B0CE7">
      <w:pPr>
        <w:spacing w:after="0" w:line="240" w:lineRule="auto"/>
        <w:ind w:left="720"/>
        <w:rPr>
          <w:rFonts w:ascii="Arial Narrow" w:hAnsi="Arial Narrow"/>
        </w:rPr>
      </w:pPr>
      <w:r w:rsidRPr="0051375C">
        <w:rPr>
          <w:rFonts w:ascii="Arial Narrow" w:hAnsi="Arial Narrow"/>
        </w:rPr>
        <w:t xml:space="preserve">The general objectives of this solicitation are the following: </w:t>
      </w:r>
    </w:p>
    <w:p w14:paraId="0B62CDAE" w14:textId="77777777" w:rsidR="004B0CE7" w:rsidRPr="005B7495" w:rsidRDefault="004B0CE7" w:rsidP="004B0CE7">
      <w:pPr>
        <w:pStyle w:val="ListParagraph"/>
        <w:numPr>
          <w:ilvl w:val="0"/>
          <w:numId w:val="10"/>
        </w:numPr>
        <w:spacing w:after="0" w:line="240" w:lineRule="auto"/>
        <w:rPr>
          <w:rFonts w:ascii="Arial Narrow" w:hAnsi="Arial Narrow"/>
        </w:rPr>
      </w:pPr>
      <w:r>
        <w:rPr>
          <w:rFonts w:ascii="Arial Narrow" w:hAnsi="Arial Narrow" w:cs="Arial"/>
        </w:rPr>
        <w:t xml:space="preserve">competitively award a contract </w:t>
      </w:r>
    </w:p>
    <w:p w14:paraId="0B62CDAF" w14:textId="77777777" w:rsidR="004B0CE7" w:rsidRPr="0051375C" w:rsidRDefault="004B0CE7" w:rsidP="004B0CE7">
      <w:pPr>
        <w:pStyle w:val="ListParagraph"/>
        <w:numPr>
          <w:ilvl w:val="0"/>
          <w:numId w:val="10"/>
        </w:numPr>
        <w:spacing w:after="0" w:line="240" w:lineRule="auto"/>
        <w:rPr>
          <w:rFonts w:ascii="Arial Narrow" w:hAnsi="Arial Narrow"/>
        </w:rPr>
      </w:pPr>
      <w:r>
        <w:rPr>
          <w:rFonts w:ascii="Arial Narrow" w:hAnsi="Arial Narrow" w:cs="Arial"/>
        </w:rPr>
        <w:t>ensure there is a fair process at every step of the procurement process</w:t>
      </w:r>
      <w:r w:rsidRPr="0051375C">
        <w:rPr>
          <w:rFonts w:ascii="Arial Narrow" w:hAnsi="Arial Narrow" w:cs="Arial"/>
        </w:rPr>
        <w:t xml:space="preserve"> </w:t>
      </w:r>
    </w:p>
    <w:p w14:paraId="0B62CDB0" w14:textId="77777777" w:rsidR="004B0CE7" w:rsidRPr="0051375C" w:rsidRDefault="004B0CE7" w:rsidP="004B0CE7">
      <w:pPr>
        <w:pStyle w:val="ListParagraph"/>
        <w:numPr>
          <w:ilvl w:val="0"/>
          <w:numId w:val="10"/>
        </w:numPr>
        <w:spacing w:after="0" w:line="240" w:lineRule="auto"/>
        <w:rPr>
          <w:rFonts w:ascii="Arial Narrow" w:hAnsi="Arial Narrow"/>
        </w:rPr>
      </w:pPr>
      <w:r>
        <w:rPr>
          <w:rFonts w:ascii="Arial Narrow" w:hAnsi="Arial Narrow" w:cs="Arial"/>
        </w:rPr>
        <w:t>to fulfill the purchase request in a timely manner</w:t>
      </w:r>
    </w:p>
    <w:p w14:paraId="0B62CDB1" w14:textId="5DA5EA69" w:rsidR="004B0CE7" w:rsidRPr="0051375C" w:rsidRDefault="004B0CE7" w:rsidP="004B0CE7">
      <w:pPr>
        <w:pStyle w:val="ListParagraph"/>
        <w:numPr>
          <w:ilvl w:val="0"/>
          <w:numId w:val="10"/>
        </w:numPr>
        <w:spacing w:after="0" w:line="240" w:lineRule="auto"/>
        <w:rPr>
          <w:rFonts w:ascii="Arial Narrow" w:hAnsi="Arial Narrow"/>
        </w:rPr>
      </w:pPr>
      <w:r>
        <w:rPr>
          <w:rFonts w:ascii="Arial Narrow" w:hAnsi="Arial Narrow" w:cs="Arial"/>
        </w:rPr>
        <w:t>ensure that taxpayers</w:t>
      </w:r>
      <w:r w:rsidR="00C0383E">
        <w:rPr>
          <w:rFonts w:ascii="Arial Narrow" w:hAnsi="Arial Narrow" w:cs="Arial"/>
        </w:rPr>
        <w:t>’</w:t>
      </w:r>
      <w:r>
        <w:rPr>
          <w:rFonts w:ascii="Arial Narrow" w:hAnsi="Arial Narrow" w:cs="Arial"/>
        </w:rPr>
        <w:t xml:space="preserve"> dollars are spent wisely</w:t>
      </w:r>
      <w:r w:rsidRPr="0051375C">
        <w:rPr>
          <w:rFonts w:ascii="Arial Narrow" w:hAnsi="Arial Narrow" w:cs="Arial"/>
        </w:rPr>
        <w:t xml:space="preserve"> </w:t>
      </w:r>
    </w:p>
    <w:p w14:paraId="0B62CDB2" w14:textId="77777777" w:rsidR="004B0CE7" w:rsidRDefault="004B0CE7" w:rsidP="004B0CE7">
      <w:pPr>
        <w:pStyle w:val="ListParagraph"/>
        <w:spacing w:after="0" w:line="240" w:lineRule="auto"/>
        <w:ind w:left="1440"/>
        <w:rPr>
          <w:rFonts w:ascii="Arial Narrow" w:hAnsi="Arial Narrow"/>
        </w:rPr>
      </w:pPr>
    </w:p>
    <w:p w14:paraId="0B62CDB3" w14:textId="77777777" w:rsidR="004B0CE7" w:rsidRPr="0051375C" w:rsidRDefault="004B0CE7" w:rsidP="004B0CE7">
      <w:pPr>
        <w:pStyle w:val="ListParagraph"/>
        <w:spacing w:after="0" w:line="240" w:lineRule="auto"/>
        <w:ind w:left="1440"/>
        <w:rPr>
          <w:rFonts w:ascii="Arial Narrow" w:hAnsi="Arial Narrow"/>
        </w:rPr>
      </w:pPr>
    </w:p>
    <w:p w14:paraId="0B62CDB4" w14:textId="77777777" w:rsidR="00B82046" w:rsidRDefault="00B82046" w:rsidP="00B82046">
      <w:pPr>
        <w:pStyle w:val="Heading3"/>
        <w:rPr>
          <w:rStyle w:val="Strong"/>
          <w:b/>
        </w:rPr>
      </w:pPr>
      <w:bookmarkStart w:id="12" w:name="_Toc454345575"/>
      <w:bookmarkStart w:id="13" w:name="_Toc220415584"/>
      <w:bookmarkEnd w:id="10"/>
      <w:r>
        <w:rPr>
          <w:rStyle w:val="Strong"/>
          <w:b/>
        </w:rPr>
        <w:t>1.3</w:t>
      </w:r>
      <w:r>
        <w:rPr>
          <w:rStyle w:val="Strong"/>
          <w:b/>
        </w:rPr>
        <w:tab/>
        <w:t>Overview of Solicitation (IFB) Document</w:t>
      </w:r>
      <w:bookmarkEnd w:id="12"/>
      <w:bookmarkEnd w:id="13"/>
    </w:p>
    <w:p w14:paraId="0B62CDB5" w14:textId="77777777" w:rsidR="00B82046" w:rsidRPr="00153A06" w:rsidRDefault="00B82046" w:rsidP="00B82046">
      <w:pPr>
        <w:autoSpaceDE w:val="0"/>
        <w:autoSpaceDN w:val="0"/>
        <w:adjustRightInd w:val="0"/>
        <w:spacing w:after="0" w:line="240" w:lineRule="auto"/>
        <w:ind w:left="720"/>
        <w:rPr>
          <w:rFonts w:ascii="Arial Narrow" w:hAnsi="Arial Narrow"/>
          <w:bCs/>
          <w:iCs/>
        </w:rPr>
      </w:pPr>
      <w:r w:rsidRPr="00153A06">
        <w:rPr>
          <w:rFonts w:ascii="Arial Narrow" w:hAnsi="Arial Narrow"/>
          <w:bCs/>
        </w:rPr>
        <w:t>The solicitatio</w:t>
      </w:r>
      <w:r>
        <w:rPr>
          <w:rFonts w:ascii="Arial Narrow" w:hAnsi="Arial Narrow"/>
          <w:bCs/>
        </w:rPr>
        <w:t>n is composed of the following 2</w:t>
      </w:r>
      <w:r w:rsidRPr="00153A06">
        <w:rPr>
          <w:rFonts w:ascii="Arial Narrow" w:hAnsi="Arial Narrow"/>
          <w:bCs/>
        </w:rPr>
        <w:t xml:space="preserve"> parts:</w:t>
      </w:r>
    </w:p>
    <w:p w14:paraId="0B62CDB6" w14:textId="77777777" w:rsidR="00B82046" w:rsidRPr="00153A06" w:rsidRDefault="00B82046" w:rsidP="00B82046">
      <w:pPr>
        <w:autoSpaceDE w:val="0"/>
        <w:autoSpaceDN w:val="0"/>
        <w:adjustRightInd w:val="0"/>
        <w:spacing w:after="0" w:line="240" w:lineRule="auto"/>
        <w:ind w:left="720"/>
        <w:rPr>
          <w:rFonts w:ascii="Arial Narrow" w:hAnsi="Arial Narrow"/>
          <w:b/>
          <w:bCs/>
        </w:rPr>
      </w:pPr>
    </w:p>
    <w:p w14:paraId="0B62CDB7" w14:textId="447C971C" w:rsidR="00B82046" w:rsidRPr="00EC524E" w:rsidRDefault="00B82046" w:rsidP="00B82046">
      <w:pPr>
        <w:autoSpaceDE w:val="0"/>
        <w:autoSpaceDN w:val="0"/>
        <w:adjustRightInd w:val="0"/>
        <w:spacing w:after="0" w:line="240" w:lineRule="auto"/>
        <w:ind w:left="720"/>
        <w:rPr>
          <w:rFonts w:ascii="Arial Narrow" w:hAnsi="Arial Narrow"/>
          <w:b/>
          <w:bCs/>
          <w:u w:val="single"/>
        </w:rPr>
      </w:pPr>
      <w:r w:rsidRPr="00EC524E">
        <w:rPr>
          <w:rFonts w:ascii="Arial Narrow" w:hAnsi="Arial Narrow"/>
          <w:b/>
          <w:bCs/>
          <w:u w:val="single"/>
        </w:rPr>
        <w:t>PART 1</w:t>
      </w:r>
      <w:proofErr w:type="gramStart"/>
      <w:r w:rsidRPr="00EC524E">
        <w:rPr>
          <w:rFonts w:ascii="Arial Narrow" w:hAnsi="Arial Narrow"/>
          <w:b/>
          <w:bCs/>
          <w:u w:val="single"/>
        </w:rPr>
        <w:t xml:space="preserve">:  </w:t>
      </w:r>
      <w:r w:rsidRPr="00EC524E">
        <w:rPr>
          <w:rFonts w:ascii="Arial Narrow" w:hAnsi="Arial Narrow"/>
          <w:b/>
          <w:bCs/>
          <w:u w:val="single"/>
        </w:rPr>
        <w:tab/>
      </w:r>
      <w:proofErr w:type="gramEnd"/>
      <w:r w:rsidRPr="00EC524E">
        <w:rPr>
          <w:rFonts w:ascii="Arial Narrow" w:hAnsi="Arial Narrow"/>
          <w:b/>
          <w:bCs/>
          <w:u w:val="single"/>
        </w:rPr>
        <w:t>INVITATION FOR BID</w:t>
      </w:r>
      <w:r w:rsidR="0073108E">
        <w:rPr>
          <w:rFonts w:ascii="Arial Narrow" w:hAnsi="Arial Narrow"/>
          <w:b/>
          <w:bCs/>
          <w:u w:val="single"/>
        </w:rPr>
        <w:t>S</w:t>
      </w:r>
    </w:p>
    <w:p w14:paraId="0B62CDB8" w14:textId="77777777" w:rsidR="00B82046" w:rsidRPr="00153A06" w:rsidRDefault="00B82046" w:rsidP="00B82046">
      <w:pPr>
        <w:autoSpaceDE w:val="0"/>
        <w:autoSpaceDN w:val="0"/>
        <w:adjustRightInd w:val="0"/>
        <w:spacing w:after="0" w:line="240" w:lineRule="auto"/>
        <w:ind w:left="720"/>
        <w:rPr>
          <w:rFonts w:ascii="Arial Narrow" w:hAnsi="Arial Narrow"/>
          <w:b/>
          <w:bCs/>
        </w:rPr>
      </w:pPr>
    </w:p>
    <w:p w14:paraId="0B62CDB9" w14:textId="77777777" w:rsidR="00B82046" w:rsidRPr="00153A06" w:rsidRDefault="00B82046" w:rsidP="00B82046">
      <w:pPr>
        <w:autoSpaceDE w:val="0"/>
        <w:autoSpaceDN w:val="0"/>
        <w:adjustRightInd w:val="0"/>
        <w:spacing w:after="0" w:line="240" w:lineRule="auto"/>
        <w:ind w:left="2160" w:hanging="1440"/>
        <w:rPr>
          <w:rFonts w:ascii="Arial Narrow" w:hAnsi="Arial Narrow"/>
          <w:b/>
          <w:bCs/>
        </w:rPr>
      </w:pPr>
      <w:r w:rsidRPr="00153A06">
        <w:rPr>
          <w:rFonts w:ascii="Arial Narrow" w:hAnsi="Arial Narrow"/>
          <w:bCs/>
        </w:rPr>
        <w:t>Section 1</w:t>
      </w:r>
      <w:r>
        <w:rPr>
          <w:rFonts w:ascii="Arial Narrow" w:hAnsi="Arial Narrow"/>
          <w:bCs/>
        </w:rPr>
        <w:t>.0</w:t>
      </w:r>
      <w:r w:rsidRPr="00153A06">
        <w:rPr>
          <w:rFonts w:ascii="Arial Narrow" w:hAnsi="Arial Narrow"/>
          <w:bCs/>
        </w:rPr>
        <w:t>:</w:t>
      </w:r>
      <w:r w:rsidRPr="00153A06">
        <w:rPr>
          <w:rFonts w:ascii="Arial Narrow" w:hAnsi="Arial Narrow"/>
          <w:bCs/>
        </w:rPr>
        <w:tab/>
        <w:t>INTRODUCTION/OVERVIEW: Specifies the information regarding the requirements of the solicitation process.</w:t>
      </w:r>
    </w:p>
    <w:p w14:paraId="0B62CDBA" w14:textId="77777777" w:rsidR="00A87A30" w:rsidRDefault="00A87A30" w:rsidP="00A87A30">
      <w:pPr>
        <w:autoSpaceDE w:val="0"/>
        <w:autoSpaceDN w:val="0"/>
        <w:adjustRightInd w:val="0"/>
        <w:spacing w:after="0" w:line="240" w:lineRule="auto"/>
        <w:ind w:left="2160" w:hanging="1440"/>
        <w:rPr>
          <w:rFonts w:ascii="Arial Narrow" w:hAnsi="Arial Narrow"/>
          <w:bCs/>
        </w:rPr>
      </w:pPr>
    </w:p>
    <w:p w14:paraId="0B62CDBB" w14:textId="77777777" w:rsidR="00A87A30" w:rsidRDefault="00A87A30" w:rsidP="001E4FD7">
      <w:pPr>
        <w:autoSpaceDE w:val="0"/>
        <w:autoSpaceDN w:val="0"/>
        <w:adjustRightInd w:val="0"/>
        <w:spacing w:after="0" w:line="240" w:lineRule="auto"/>
        <w:ind w:left="2160" w:hanging="1440"/>
        <w:jc w:val="both"/>
        <w:rPr>
          <w:rFonts w:ascii="Arial Narrow" w:hAnsi="Arial Narrow"/>
          <w:bCs/>
        </w:rPr>
      </w:pPr>
      <w:r w:rsidRPr="00153A06">
        <w:rPr>
          <w:rFonts w:ascii="Arial Narrow" w:hAnsi="Arial Narrow"/>
          <w:bCs/>
        </w:rPr>
        <w:lastRenderedPageBreak/>
        <w:t>Section 2</w:t>
      </w:r>
      <w:r>
        <w:rPr>
          <w:rFonts w:ascii="Arial Narrow" w:hAnsi="Arial Narrow"/>
          <w:bCs/>
        </w:rPr>
        <w:t>.0</w:t>
      </w:r>
      <w:r w:rsidRPr="00153A06">
        <w:rPr>
          <w:rFonts w:ascii="Arial Narrow" w:hAnsi="Arial Narrow"/>
          <w:bCs/>
        </w:rPr>
        <w:t>:</w:t>
      </w:r>
      <w:r w:rsidRPr="00153A06">
        <w:rPr>
          <w:rFonts w:ascii="Arial Narrow" w:hAnsi="Arial Narrow"/>
          <w:bCs/>
        </w:rPr>
        <w:tab/>
      </w:r>
      <w:r>
        <w:rPr>
          <w:rFonts w:ascii="Arial Narrow" w:hAnsi="Arial Narrow"/>
          <w:bCs/>
        </w:rPr>
        <w:t xml:space="preserve">MINIMUM QUALIFICATIONS: Specifies the requirements a </w:t>
      </w:r>
      <w:r w:rsidR="003D7743">
        <w:rPr>
          <w:rFonts w:ascii="Arial Narrow" w:hAnsi="Arial Narrow"/>
          <w:bCs/>
        </w:rPr>
        <w:t>Bidder</w:t>
      </w:r>
      <w:r>
        <w:rPr>
          <w:rFonts w:ascii="Arial Narrow" w:hAnsi="Arial Narrow"/>
          <w:bCs/>
        </w:rPr>
        <w:t xml:space="preserve"> must meet </w:t>
      </w:r>
      <w:proofErr w:type="gramStart"/>
      <w:r>
        <w:rPr>
          <w:rFonts w:ascii="Arial Narrow" w:hAnsi="Arial Narrow"/>
          <w:bCs/>
        </w:rPr>
        <w:t>in order to</w:t>
      </w:r>
      <w:proofErr w:type="gramEnd"/>
      <w:r>
        <w:rPr>
          <w:rFonts w:ascii="Arial Narrow" w:hAnsi="Arial Narrow"/>
          <w:bCs/>
        </w:rPr>
        <w:t xml:space="preserve"> be considered for evaluation.</w:t>
      </w:r>
    </w:p>
    <w:p w14:paraId="0B62CDBC" w14:textId="77777777" w:rsidR="009112C0" w:rsidRDefault="009112C0" w:rsidP="001E4FD7">
      <w:pPr>
        <w:autoSpaceDE w:val="0"/>
        <w:autoSpaceDN w:val="0"/>
        <w:adjustRightInd w:val="0"/>
        <w:spacing w:after="0" w:line="240" w:lineRule="auto"/>
        <w:ind w:left="2160" w:hanging="1440"/>
        <w:jc w:val="both"/>
        <w:rPr>
          <w:rFonts w:ascii="Arial Narrow" w:hAnsi="Arial Narrow"/>
          <w:bCs/>
        </w:rPr>
      </w:pPr>
    </w:p>
    <w:p w14:paraId="0B62CDBD" w14:textId="0EEB9F22" w:rsidR="00132E1A" w:rsidRPr="001963A6" w:rsidRDefault="00132E1A" w:rsidP="001E4FD7">
      <w:pPr>
        <w:autoSpaceDE w:val="0"/>
        <w:autoSpaceDN w:val="0"/>
        <w:adjustRightInd w:val="0"/>
        <w:spacing w:after="0" w:line="240" w:lineRule="auto"/>
        <w:ind w:left="2160" w:hanging="1440"/>
        <w:jc w:val="both"/>
        <w:rPr>
          <w:rFonts w:ascii="Arial Narrow" w:hAnsi="Arial Narrow"/>
          <w:bCs/>
        </w:rPr>
      </w:pPr>
      <w:r>
        <w:rPr>
          <w:rFonts w:ascii="Arial Narrow" w:hAnsi="Arial Narrow"/>
          <w:bCs/>
        </w:rPr>
        <w:t>Section 3.0:</w:t>
      </w:r>
      <w:r>
        <w:rPr>
          <w:rFonts w:ascii="Arial Narrow" w:hAnsi="Arial Narrow"/>
          <w:bCs/>
        </w:rPr>
        <w:tab/>
        <w:t>SPECIFICATIONS AND SCOPE OF WORK</w:t>
      </w:r>
      <w:r w:rsidRPr="00153A06">
        <w:rPr>
          <w:rFonts w:ascii="Arial Narrow" w:hAnsi="Arial Narrow"/>
          <w:bCs/>
        </w:rPr>
        <w:t xml:space="preserve">: Sets forth </w:t>
      </w:r>
      <w:r>
        <w:rPr>
          <w:rFonts w:ascii="Arial Narrow" w:hAnsi="Arial Narrow"/>
          <w:bCs/>
        </w:rPr>
        <w:t xml:space="preserve">a description of the required </w:t>
      </w:r>
      <w:r w:rsidR="00C6347C" w:rsidRPr="005F00DE">
        <w:rPr>
          <w:rFonts w:ascii="Arial Narrow" w:hAnsi="Arial Narrow"/>
          <w:bCs/>
        </w:rPr>
        <w:t>products</w:t>
      </w:r>
      <w:r w:rsidR="000D6F99" w:rsidRPr="005F00DE">
        <w:rPr>
          <w:rFonts w:ascii="Arial Narrow" w:hAnsi="Arial Narrow"/>
          <w:bCs/>
        </w:rPr>
        <w:t>.</w:t>
      </w:r>
    </w:p>
    <w:p w14:paraId="0B62CDBE" w14:textId="77777777" w:rsidR="00B82046" w:rsidRDefault="00B82046" w:rsidP="001E4FD7">
      <w:pPr>
        <w:autoSpaceDE w:val="0"/>
        <w:autoSpaceDN w:val="0"/>
        <w:adjustRightInd w:val="0"/>
        <w:spacing w:after="0" w:line="240" w:lineRule="auto"/>
        <w:ind w:left="2160" w:hanging="1440"/>
        <w:jc w:val="both"/>
        <w:rPr>
          <w:rFonts w:ascii="Arial Narrow" w:hAnsi="Arial Narrow"/>
          <w:bCs/>
        </w:rPr>
      </w:pPr>
    </w:p>
    <w:p w14:paraId="0B62CDBF" w14:textId="77777777" w:rsidR="00B82046" w:rsidRPr="00153A06" w:rsidRDefault="00132E1A" w:rsidP="001E4FD7">
      <w:pPr>
        <w:autoSpaceDE w:val="0"/>
        <w:autoSpaceDN w:val="0"/>
        <w:adjustRightInd w:val="0"/>
        <w:spacing w:after="0" w:line="240" w:lineRule="auto"/>
        <w:ind w:left="2160" w:hanging="1440"/>
        <w:jc w:val="both"/>
        <w:rPr>
          <w:rFonts w:ascii="Arial Narrow" w:hAnsi="Arial Narrow"/>
          <w:b/>
          <w:bCs/>
        </w:rPr>
      </w:pPr>
      <w:r>
        <w:rPr>
          <w:rFonts w:ascii="Arial Narrow" w:hAnsi="Arial Narrow"/>
          <w:bCs/>
        </w:rPr>
        <w:t>Section 4</w:t>
      </w:r>
      <w:r w:rsidR="00B82046">
        <w:rPr>
          <w:rFonts w:ascii="Arial Narrow" w:hAnsi="Arial Narrow"/>
          <w:bCs/>
        </w:rPr>
        <w:t>.0</w:t>
      </w:r>
      <w:r w:rsidR="00B82046" w:rsidRPr="00153A06">
        <w:rPr>
          <w:rFonts w:ascii="Arial Narrow" w:hAnsi="Arial Narrow"/>
          <w:bCs/>
        </w:rPr>
        <w:t>:</w:t>
      </w:r>
      <w:r w:rsidR="00B82046" w:rsidRPr="00153A06">
        <w:rPr>
          <w:rFonts w:ascii="Arial Narrow" w:hAnsi="Arial Narrow"/>
          <w:bCs/>
        </w:rPr>
        <w:tab/>
      </w:r>
      <w:r w:rsidR="00B82046">
        <w:rPr>
          <w:rFonts w:ascii="Arial Narrow" w:hAnsi="Arial Narrow"/>
          <w:bCs/>
        </w:rPr>
        <w:t>BIDDING,</w:t>
      </w:r>
      <w:r w:rsidR="00B82046" w:rsidRPr="0067153F">
        <w:rPr>
          <w:rFonts w:ascii="Arial Narrow" w:hAnsi="Arial Narrow"/>
          <w:bCs/>
        </w:rPr>
        <w:t xml:space="preserve"> E</w:t>
      </w:r>
      <w:r w:rsidR="00B82046" w:rsidRPr="00153A06">
        <w:rPr>
          <w:rFonts w:ascii="Arial Narrow" w:hAnsi="Arial Narrow"/>
          <w:bCs/>
        </w:rPr>
        <w:t>VALUATION</w:t>
      </w:r>
      <w:r w:rsidR="00B82046">
        <w:rPr>
          <w:rFonts w:ascii="Arial Narrow" w:hAnsi="Arial Narrow"/>
          <w:bCs/>
        </w:rPr>
        <w:t>, SELECTION</w:t>
      </w:r>
      <w:r w:rsidR="00B82046" w:rsidRPr="00153A06">
        <w:rPr>
          <w:rFonts w:ascii="Arial Narrow" w:hAnsi="Arial Narrow"/>
          <w:bCs/>
        </w:rPr>
        <w:t xml:space="preserve"> &amp; AWARD PROCESS: Includes information on how </w:t>
      </w:r>
      <w:r w:rsidR="00B82046">
        <w:rPr>
          <w:rFonts w:ascii="Arial Narrow" w:hAnsi="Arial Narrow"/>
          <w:bCs/>
        </w:rPr>
        <w:t>bid</w:t>
      </w:r>
      <w:r w:rsidR="00B82046" w:rsidRPr="00153A06">
        <w:rPr>
          <w:rFonts w:ascii="Arial Narrow" w:hAnsi="Arial Narrow"/>
          <w:bCs/>
        </w:rPr>
        <w:t>s will be evaluated, selected and awarded.</w:t>
      </w:r>
    </w:p>
    <w:p w14:paraId="0B62CDC0" w14:textId="77777777" w:rsidR="00B82046" w:rsidRDefault="00B82046" w:rsidP="001E4FD7">
      <w:pPr>
        <w:autoSpaceDE w:val="0"/>
        <w:autoSpaceDN w:val="0"/>
        <w:adjustRightInd w:val="0"/>
        <w:spacing w:after="0" w:line="240" w:lineRule="auto"/>
        <w:jc w:val="both"/>
        <w:rPr>
          <w:rFonts w:ascii="Arial Narrow" w:hAnsi="Arial Narrow"/>
          <w:b/>
          <w:bCs/>
        </w:rPr>
      </w:pPr>
    </w:p>
    <w:p w14:paraId="0B62CDC1" w14:textId="77777777" w:rsidR="00B82046" w:rsidRPr="00EC524E" w:rsidRDefault="00B82046" w:rsidP="00B82046">
      <w:pPr>
        <w:autoSpaceDE w:val="0"/>
        <w:autoSpaceDN w:val="0"/>
        <w:adjustRightInd w:val="0"/>
        <w:spacing w:after="0" w:line="240" w:lineRule="auto"/>
        <w:ind w:left="720"/>
        <w:rPr>
          <w:rFonts w:ascii="Arial Narrow" w:hAnsi="Arial Narrow"/>
          <w:b/>
          <w:bCs/>
          <w:u w:val="single"/>
        </w:rPr>
      </w:pPr>
      <w:r w:rsidRPr="00EC524E">
        <w:rPr>
          <w:rFonts w:ascii="Arial Narrow" w:hAnsi="Arial Narrow"/>
          <w:b/>
          <w:bCs/>
          <w:u w:val="single"/>
        </w:rPr>
        <w:t xml:space="preserve">PART 2:  </w:t>
      </w:r>
      <w:r w:rsidRPr="00EC524E">
        <w:rPr>
          <w:rFonts w:ascii="Arial Narrow" w:hAnsi="Arial Narrow"/>
          <w:b/>
          <w:bCs/>
          <w:u w:val="single"/>
        </w:rPr>
        <w:tab/>
      </w:r>
      <w:r w:rsidR="005637E6" w:rsidRPr="00EC524E">
        <w:rPr>
          <w:rFonts w:ascii="Arial Narrow" w:hAnsi="Arial Narrow"/>
          <w:b/>
          <w:bCs/>
          <w:u w:val="single"/>
        </w:rPr>
        <w:t>SUPPLIER SUBMITTAL REQUIREMENTS</w:t>
      </w:r>
      <w:r w:rsidR="002B3671">
        <w:rPr>
          <w:rFonts w:ascii="Arial Narrow" w:hAnsi="Arial Narrow"/>
          <w:b/>
          <w:bCs/>
          <w:u w:val="single"/>
        </w:rPr>
        <w:t xml:space="preserve"> (CHECKLIST)</w:t>
      </w:r>
    </w:p>
    <w:p w14:paraId="0B62CDC2" w14:textId="77777777" w:rsidR="00B82046" w:rsidRDefault="00B82046" w:rsidP="00B82046">
      <w:pPr>
        <w:autoSpaceDE w:val="0"/>
        <w:autoSpaceDN w:val="0"/>
        <w:adjustRightInd w:val="0"/>
        <w:spacing w:after="0" w:line="240" w:lineRule="auto"/>
        <w:rPr>
          <w:rFonts w:ascii="Arial Narrow" w:hAnsi="Arial Narrow"/>
          <w:bCs/>
        </w:rPr>
      </w:pPr>
    </w:p>
    <w:p w14:paraId="0B62CDC3" w14:textId="77777777" w:rsidR="00B82046" w:rsidRPr="00611A98" w:rsidRDefault="001A3482" w:rsidP="001E4FD7">
      <w:pPr>
        <w:autoSpaceDE w:val="0"/>
        <w:autoSpaceDN w:val="0"/>
        <w:adjustRightInd w:val="0"/>
        <w:spacing w:after="0" w:line="240" w:lineRule="auto"/>
        <w:ind w:left="2160" w:hanging="1440"/>
        <w:jc w:val="both"/>
        <w:rPr>
          <w:rFonts w:ascii="Arial Narrow" w:hAnsi="Arial Narrow"/>
          <w:bCs/>
        </w:rPr>
      </w:pPr>
      <w:r w:rsidRPr="00611A98">
        <w:rPr>
          <w:rFonts w:ascii="Arial Narrow" w:hAnsi="Arial Narrow"/>
          <w:bCs/>
        </w:rPr>
        <w:t>Section 5</w:t>
      </w:r>
      <w:r w:rsidR="00B82046" w:rsidRPr="00611A98">
        <w:rPr>
          <w:rFonts w:ascii="Arial Narrow" w:hAnsi="Arial Narrow"/>
          <w:bCs/>
        </w:rPr>
        <w:t>.0:</w:t>
      </w:r>
      <w:r w:rsidR="00B82046" w:rsidRPr="00611A98">
        <w:rPr>
          <w:rFonts w:ascii="Arial Narrow" w:hAnsi="Arial Narrow"/>
          <w:bCs/>
        </w:rPr>
        <w:tab/>
      </w:r>
      <w:r w:rsidR="005637E6" w:rsidRPr="00611A98">
        <w:rPr>
          <w:rFonts w:ascii="Arial Narrow" w:hAnsi="Arial Narrow"/>
          <w:bCs/>
        </w:rPr>
        <w:t>REQUIRED DOCUMENTATION AND FORMS:</w:t>
      </w:r>
      <w:r w:rsidR="00B82046" w:rsidRPr="00611A98">
        <w:rPr>
          <w:rFonts w:ascii="Arial Narrow" w:hAnsi="Arial Narrow"/>
          <w:bCs/>
        </w:rPr>
        <w:t xml:space="preserve"> </w:t>
      </w:r>
      <w:r w:rsidR="003D7743">
        <w:rPr>
          <w:rFonts w:ascii="Arial Narrow" w:hAnsi="Arial Narrow"/>
          <w:bCs/>
        </w:rPr>
        <w:t>Bidder</w:t>
      </w:r>
      <w:r w:rsidR="00B82046" w:rsidRPr="00611A98">
        <w:rPr>
          <w:rFonts w:ascii="Arial Narrow" w:hAnsi="Arial Narrow"/>
          <w:bCs/>
        </w:rPr>
        <w:t xml:space="preserve"> will </w:t>
      </w:r>
      <w:r w:rsidR="00D334E2">
        <w:rPr>
          <w:rFonts w:ascii="Arial Narrow" w:hAnsi="Arial Narrow"/>
          <w:bCs/>
        </w:rPr>
        <w:t xml:space="preserve">submit the required documentation and </w:t>
      </w:r>
      <w:r w:rsidR="009112C0" w:rsidRPr="00611A98">
        <w:rPr>
          <w:rFonts w:ascii="Arial Narrow" w:hAnsi="Arial Narrow"/>
          <w:bCs/>
        </w:rPr>
        <w:t xml:space="preserve">complete </w:t>
      </w:r>
      <w:r w:rsidR="00B82046" w:rsidRPr="00611A98">
        <w:rPr>
          <w:rFonts w:ascii="Arial Narrow" w:hAnsi="Arial Narrow"/>
          <w:bCs/>
        </w:rPr>
        <w:t xml:space="preserve">the requisite forms that will be utilized in determining whether the </w:t>
      </w:r>
      <w:r w:rsidR="003D7743">
        <w:rPr>
          <w:rFonts w:ascii="Arial Narrow" w:hAnsi="Arial Narrow"/>
          <w:bCs/>
        </w:rPr>
        <w:t>Bidder</w:t>
      </w:r>
      <w:r w:rsidR="00B82046" w:rsidRPr="00611A98">
        <w:rPr>
          <w:rFonts w:ascii="Arial Narrow" w:hAnsi="Arial Narrow"/>
          <w:bCs/>
        </w:rPr>
        <w:t xml:space="preserve"> is a </w:t>
      </w:r>
      <w:r w:rsidR="00611A98" w:rsidRPr="00611A98">
        <w:rPr>
          <w:rFonts w:ascii="Arial Narrow" w:hAnsi="Arial Narrow"/>
          <w:bCs/>
        </w:rPr>
        <w:t xml:space="preserve">responsive and </w:t>
      </w:r>
      <w:r w:rsidR="00B82046" w:rsidRPr="00611A98">
        <w:rPr>
          <w:rFonts w:ascii="Arial Narrow" w:hAnsi="Arial Narrow"/>
          <w:bCs/>
        </w:rPr>
        <w:t xml:space="preserve">responsible </w:t>
      </w:r>
      <w:r w:rsidR="003D7743">
        <w:rPr>
          <w:rFonts w:ascii="Arial Narrow" w:hAnsi="Arial Narrow"/>
          <w:bCs/>
        </w:rPr>
        <w:t>Bidder</w:t>
      </w:r>
      <w:r w:rsidR="00B82046" w:rsidRPr="00611A98">
        <w:rPr>
          <w:rFonts w:ascii="Arial Narrow" w:hAnsi="Arial Narrow"/>
          <w:bCs/>
        </w:rPr>
        <w:t xml:space="preserve"> that has the capacity and capability to deliver and provide products under this agreement.</w:t>
      </w:r>
    </w:p>
    <w:p w14:paraId="0B62CDC4" w14:textId="77777777" w:rsidR="00A375E4" w:rsidRDefault="00A375E4" w:rsidP="00611A98">
      <w:pPr>
        <w:autoSpaceDE w:val="0"/>
        <w:autoSpaceDN w:val="0"/>
        <w:adjustRightInd w:val="0"/>
        <w:spacing w:after="0" w:line="240" w:lineRule="auto"/>
        <w:ind w:left="2160" w:hanging="1440"/>
        <w:rPr>
          <w:rFonts w:ascii="Arial Narrow" w:hAnsi="Arial Narrow" w:cs="Arial"/>
        </w:rPr>
      </w:pPr>
    </w:p>
    <w:p w14:paraId="0B62CDC5" w14:textId="77777777" w:rsidR="00113D1A" w:rsidRDefault="00113D1A" w:rsidP="00611A98">
      <w:pPr>
        <w:autoSpaceDE w:val="0"/>
        <w:autoSpaceDN w:val="0"/>
        <w:adjustRightInd w:val="0"/>
        <w:spacing w:after="0" w:line="240" w:lineRule="auto"/>
        <w:ind w:left="2160" w:hanging="1440"/>
        <w:rPr>
          <w:rFonts w:ascii="Arial Narrow" w:hAnsi="Arial Narrow"/>
          <w:bCs/>
        </w:rPr>
      </w:pPr>
    </w:p>
    <w:p w14:paraId="0B62CDC6" w14:textId="77777777" w:rsidR="00437360" w:rsidRPr="00153A06" w:rsidRDefault="00912895" w:rsidP="00437360">
      <w:pPr>
        <w:pStyle w:val="Heading3"/>
        <w:rPr>
          <w:bCs/>
        </w:rPr>
      </w:pPr>
      <w:bookmarkStart w:id="14" w:name="_Toc454345576"/>
      <w:bookmarkStart w:id="15" w:name="_Toc220415585"/>
      <w:r>
        <w:t>1.</w:t>
      </w:r>
      <w:r w:rsidR="00416E7C">
        <w:t>4</w:t>
      </w:r>
      <w:r w:rsidR="00437360">
        <w:tab/>
        <w:t>Contact with Wayne County Personnel</w:t>
      </w:r>
      <w:bookmarkEnd w:id="14"/>
      <w:bookmarkEnd w:id="15"/>
      <w:r w:rsidR="009C1119">
        <w:t xml:space="preserve"> </w:t>
      </w:r>
    </w:p>
    <w:p w14:paraId="0B62CDC7" w14:textId="77777777" w:rsidR="00437360" w:rsidRDefault="00437360" w:rsidP="00A37C78">
      <w:pPr>
        <w:autoSpaceDE w:val="0"/>
        <w:autoSpaceDN w:val="0"/>
        <w:adjustRightInd w:val="0"/>
        <w:spacing w:after="0" w:line="240" w:lineRule="auto"/>
        <w:ind w:left="720"/>
        <w:jc w:val="both"/>
        <w:rPr>
          <w:rFonts w:ascii="Arial Narrow" w:hAnsi="Arial Narrow"/>
          <w:bCs/>
        </w:rPr>
      </w:pPr>
      <w:proofErr w:type="gramStart"/>
      <w:r w:rsidRPr="005B669D">
        <w:rPr>
          <w:rFonts w:ascii="Arial Narrow" w:hAnsi="Arial Narrow"/>
          <w:bCs/>
        </w:rPr>
        <w:t xml:space="preserve">In </w:t>
      </w:r>
      <w:r w:rsidR="009A4E45">
        <w:rPr>
          <w:rFonts w:ascii="Arial Narrow" w:hAnsi="Arial Narrow"/>
          <w:bCs/>
        </w:rPr>
        <w:t>order</w:t>
      </w:r>
      <w:r w:rsidRPr="005B669D">
        <w:rPr>
          <w:rFonts w:ascii="Arial Narrow" w:hAnsi="Arial Narrow"/>
          <w:bCs/>
        </w:rPr>
        <w:t xml:space="preserve"> to</w:t>
      </w:r>
      <w:proofErr w:type="gramEnd"/>
      <w:r w:rsidRPr="005B669D">
        <w:rPr>
          <w:rFonts w:ascii="Arial Narrow" w:hAnsi="Arial Narrow"/>
          <w:bCs/>
        </w:rPr>
        <w:t xml:space="preserve"> create a more competitive and unbiased procurement process, the County </w:t>
      </w:r>
      <w:r w:rsidR="001A6385">
        <w:rPr>
          <w:rFonts w:ascii="Arial Narrow" w:hAnsi="Arial Narrow"/>
          <w:bCs/>
        </w:rPr>
        <w:t>has</w:t>
      </w:r>
      <w:r w:rsidR="009A4E45">
        <w:rPr>
          <w:rFonts w:ascii="Arial Narrow" w:hAnsi="Arial Narrow"/>
          <w:bCs/>
        </w:rPr>
        <w:t xml:space="preserve"> designate</w:t>
      </w:r>
      <w:r w:rsidR="004F69E0">
        <w:rPr>
          <w:rFonts w:ascii="Arial Narrow" w:hAnsi="Arial Narrow"/>
          <w:bCs/>
        </w:rPr>
        <w:t>d</w:t>
      </w:r>
      <w:r w:rsidRPr="005B669D">
        <w:rPr>
          <w:rFonts w:ascii="Arial Narrow" w:hAnsi="Arial Narrow"/>
          <w:bCs/>
        </w:rPr>
        <w:t xml:space="preserve"> a single point of contact</w:t>
      </w:r>
      <w:r w:rsidR="001A6385">
        <w:rPr>
          <w:rFonts w:ascii="Arial Narrow" w:hAnsi="Arial Narrow"/>
          <w:bCs/>
        </w:rPr>
        <w:t xml:space="preserve"> for the </w:t>
      </w:r>
      <w:r w:rsidR="00040930">
        <w:rPr>
          <w:rFonts w:ascii="Arial Narrow" w:hAnsi="Arial Narrow"/>
          <w:bCs/>
        </w:rPr>
        <w:t xml:space="preserve">duration of this solicitation. </w:t>
      </w:r>
      <w:r w:rsidRPr="005B669D">
        <w:rPr>
          <w:rFonts w:ascii="Arial Narrow" w:hAnsi="Arial Narrow"/>
          <w:bCs/>
        </w:rPr>
        <w:t xml:space="preserve">From the issue date of this </w:t>
      </w:r>
      <w:r w:rsidR="007D5DA4">
        <w:rPr>
          <w:rFonts w:ascii="Arial Narrow" w:hAnsi="Arial Narrow"/>
          <w:bCs/>
        </w:rPr>
        <w:t>IFB, until a s</w:t>
      </w:r>
      <w:r w:rsidRPr="005B669D">
        <w:rPr>
          <w:rFonts w:ascii="Arial Narrow" w:hAnsi="Arial Narrow"/>
          <w:bCs/>
        </w:rPr>
        <w:t xml:space="preserve">uccessful </w:t>
      </w:r>
      <w:r w:rsidR="003D7743">
        <w:rPr>
          <w:rFonts w:ascii="Arial Narrow" w:hAnsi="Arial Narrow"/>
          <w:bCs/>
        </w:rPr>
        <w:t>Bidder</w:t>
      </w:r>
      <w:r w:rsidRPr="005B669D">
        <w:rPr>
          <w:rFonts w:ascii="Arial Narrow" w:hAnsi="Arial Narrow"/>
          <w:bCs/>
        </w:rPr>
        <w:t xml:space="preserve"> is selected, all requests for clarification or additional information regar</w:t>
      </w:r>
      <w:r w:rsidR="00BB4143">
        <w:rPr>
          <w:rFonts w:ascii="Arial Narrow" w:hAnsi="Arial Narrow"/>
          <w:bCs/>
        </w:rPr>
        <w:t xml:space="preserve">ding this </w:t>
      </w:r>
      <w:proofErr w:type="gramStart"/>
      <w:r w:rsidR="007D5DA4">
        <w:rPr>
          <w:rFonts w:ascii="Arial Narrow" w:hAnsi="Arial Narrow"/>
          <w:bCs/>
        </w:rPr>
        <w:t>IFB</w:t>
      </w:r>
      <w:r w:rsidR="00BB4143">
        <w:rPr>
          <w:rFonts w:ascii="Arial Narrow" w:hAnsi="Arial Narrow"/>
          <w:bCs/>
        </w:rPr>
        <w:t>, or</w:t>
      </w:r>
      <w:proofErr w:type="gramEnd"/>
      <w:r w:rsidR="00BB4143">
        <w:rPr>
          <w:rFonts w:ascii="Arial Narrow" w:hAnsi="Arial Narrow"/>
          <w:bCs/>
        </w:rPr>
        <w:t xml:space="preserve"> contact with </w:t>
      </w:r>
      <w:r w:rsidRPr="005B669D">
        <w:rPr>
          <w:rFonts w:ascii="Arial Narrow" w:hAnsi="Arial Narrow"/>
          <w:bCs/>
        </w:rPr>
        <w:t xml:space="preserve">County personnel concerning this </w:t>
      </w:r>
      <w:r w:rsidR="007D5DA4">
        <w:rPr>
          <w:rFonts w:ascii="Arial Narrow" w:hAnsi="Arial Narrow"/>
          <w:bCs/>
        </w:rPr>
        <w:t>IFB</w:t>
      </w:r>
      <w:r w:rsidRPr="005B669D">
        <w:rPr>
          <w:rFonts w:ascii="Arial Narrow" w:hAnsi="Arial Narrow"/>
          <w:bCs/>
        </w:rPr>
        <w:t xml:space="preserve"> or the evaluation process must be solely to the contact person listed on the cover page of this </w:t>
      </w:r>
      <w:r w:rsidR="007D5DA4">
        <w:rPr>
          <w:rFonts w:ascii="Arial Narrow" w:hAnsi="Arial Narrow"/>
          <w:bCs/>
        </w:rPr>
        <w:t>IFB</w:t>
      </w:r>
      <w:r w:rsidRPr="005B669D">
        <w:rPr>
          <w:rFonts w:ascii="Arial Narrow" w:hAnsi="Arial Narrow"/>
          <w:bCs/>
        </w:rPr>
        <w:t>.</w:t>
      </w:r>
      <w:r w:rsidR="005B669D">
        <w:rPr>
          <w:rFonts w:ascii="Arial Narrow" w:hAnsi="Arial Narrow"/>
          <w:bCs/>
        </w:rPr>
        <w:t xml:space="preserve"> </w:t>
      </w:r>
    </w:p>
    <w:p w14:paraId="0B62CDC8" w14:textId="77777777" w:rsidR="005B669D" w:rsidRPr="005B669D" w:rsidRDefault="005B669D" w:rsidP="00A37C78">
      <w:pPr>
        <w:autoSpaceDE w:val="0"/>
        <w:autoSpaceDN w:val="0"/>
        <w:adjustRightInd w:val="0"/>
        <w:spacing w:after="0" w:line="240" w:lineRule="auto"/>
        <w:ind w:left="720"/>
        <w:jc w:val="both"/>
        <w:rPr>
          <w:rFonts w:ascii="Arial Narrow" w:hAnsi="Arial Narrow"/>
          <w:bCs/>
        </w:rPr>
      </w:pPr>
    </w:p>
    <w:p w14:paraId="0B62CDC9" w14:textId="77777777" w:rsidR="00437360" w:rsidRDefault="007D5DA4" w:rsidP="00A37C78">
      <w:pPr>
        <w:autoSpaceDE w:val="0"/>
        <w:autoSpaceDN w:val="0"/>
        <w:adjustRightInd w:val="0"/>
        <w:spacing w:after="0" w:line="240" w:lineRule="auto"/>
        <w:ind w:left="720"/>
        <w:jc w:val="both"/>
        <w:rPr>
          <w:rFonts w:ascii="Arial Narrow" w:hAnsi="Arial Narrow"/>
          <w:bCs/>
        </w:rPr>
      </w:pPr>
      <w:r>
        <w:rPr>
          <w:rFonts w:ascii="Arial Narrow" w:hAnsi="Arial Narrow"/>
          <w:bCs/>
        </w:rPr>
        <w:t xml:space="preserve">If it is discovered that a </w:t>
      </w:r>
      <w:r w:rsidR="003D7743">
        <w:rPr>
          <w:rFonts w:ascii="Arial Narrow" w:hAnsi="Arial Narrow"/>
          <w:bCs/>
        </w:rPr>
        <w:t>Bidder</w:t>
      </w:r>
      <w:r w:rsidR="00437360" w:rsidRPr="00153A06">
        <w:rPr>
          <w:rFonts w:ascii="Arial Narrow" w:hAnsi="Arial Narrow"/>
          <w:bCs/>
        </w:rPr>
        <w:t xml:space="preserve"> contacted and received information regarding this Solicitation from any Wayne </w:t>
      </w:r>
      <w:r w:rsidR="00437360">
        <w:rPr>
          <w:rFonts w:ascii="Arial Narrow" w:hAnsi="Arial Narrow"/>
          <w:bCs/>
        </w:rPr>
        <w:t>County</w:t>
      </w:r>
      <w:r w:rsidR="00437360" w:rsidRPr="00153A06">
        <w:rPr>
          <w:rFonts w:ascii="Arial Narrow" w:hAnsi="Arial Narrow"/>
          <w:bCs/>
        </w:rPr>
        <w:t xml:space="preserve"> personnel other than the person specified above, </w:t>
      </w:r>
      <w:r w:rsidR="009A4E45">
        <w:rPr>
          <w:rFonts w:ascii="Arial Narrow" w:hAnsi="Arial Narrow"/>
          <w:bCs/>
        </w:rPr>
        <w:t xml:space="preserve">the </w:t>
      </w:r>
      <w:r w:rsidR="00437360" w:rsidRPr="00153A06">
        <w:rPr>
          <w:rFonts w:ascii="Arial Narrow" w:hAnsi="Arial Narrow"/>
          <w:bCs/>
        </w:rPr>
        <w:t xml:space="preserve">Wayne </w:t>
      </w:r>
      <w:r w:rsidR="00437360">
        <w:rPr>
          <w:rFonts w:ascii="Arial Narrow" w:hAnsi="Arial Narrow"/>
          <w:bCs/>
        </w:rPr>
        <w:t xml:space="preserve">County </w:t>
      </w:r>
      <w:r w:rsidR="00A23044">
        <w:rPr>
          <w:rFonts w:ascii="Arial Narrow" w:hAnsi="Arial Narrow"/>
          <w:bCs/>
        </w:rPr>
        <w:t>P</w:t>
      </w:r>
      <w:r w:rsidR="009B5B10">
        <w:rPr>
          <w:rFonts w:ascii="Arial Narrow" w:hAnsi="Arial Narrow"/>
          <w:bCs/>
        </w:rPr>
        <w:t>rocurement</w:t>
      </w:r>
      <w:r w:rsidR="00A23044">
        <w:rPr>
          <w:rFonts w:ascii="Arial Narrow" w:hAnsi="Arial Narrow"/>
          <w:bCs/>
        </w:rPr>
        <w:t xml:space="preserve"> Director</w:t>
      </w:r>
      <w:r w:rsidR="00040930">
        <w:rPr>
          <w:rFonts w:ascii="Arial Narrow" w:hAnsi="Arial Narrow"/>
          <w:bCs/>
        </w:rPr>
        <w:t>, at</w:t>
      </w:r>
      <w:r w:rsidR="00810F74">
        <w:rPr>
          <w:rFonts w:ascii="Arial Narrow" w:hAnsi="Arial Narrow"/>
          <w:bCs/>
        </w:rPr>
        <w:t xml:space="preserve"> his </w:t>
      </w:r>
      <w:r w:rsidR="009A4E45">
        <w:rPr>
          <w:rFonts w:ascii="Arial Narrow" w:hAnsi="Arial Narrow"/>
          <w:bCs/>
        </w:rPr>
        <w:t xml:space="preserve">/ her </w:t>
      </w:r>
      <w:r w:rsidR="00810F74">
        <w:rPr>
          <w:rFonts w:ascii="Arial Narrow" w:hAnsi="Arial Narrow"/>
          <w:bCs/>
        </w:rPr>
        <w:t>sole</w:t>
      </w:r>
      <w:r w:rsidR="00437360" w:rsidRPr="00153A06">
        <w:rPr>
          <w:rFonts w:ascii="Arial Narrow" w:hAnsi="Arial Narrow"/>
          <w:bCs/>
        </w:rPr>
        <w:t xml:space="preserve"> discretion may disqualify its </w:t>
      </w:r>
      <w:r>
        <w:rPr>
          <w:rFonts w:ascii="Arial Narrow" w:hAnsi="Arial Narrow"/>
          <w:bCs/>
        </w:rPr>
        <w:t>bid</w:t>
      </w:r>
      <w:r w:rsidR="00040930">
        <w:rPr>
          <w:rFonts w:ascii="Arial Narrow" w:hAnsi="Arial Narrow"/>
          <w:bCs/>
        </w:rPr>
        <w:t xml:space="preserve"> from further consideration. </w:t>
      </w:r>
      <w:r w:rsidR="00437360" w:rsidRPr="00153A06">
        <w:rPr>
          <w:rFonts w:ascii="Arial Narrow" w:hAnsi="Arial Narrow"/>
          <w:bCs/>
        </w:rPr>
        <w:t xml:space="preserve">Only those communications made by </w:t>
      </w:r>
      <w:r w:rsidR="00305E45">
        <w:rPr>
          <w:rFonts w:ascii="Arial Narrow" w:hAnsi="Arial Narrow"/>
          <w:bCs/>
        </w:rPr>
        <w:t>the P</w:t>
      </w:r>
      <w:r w:rsidR="009B5B10">
        <w:rPr>
          <w:rFonts w:ascii="Arial Narrow" w:hAnsi="Arial Narrow"/>
          <w:bCs/>
        </w:rPr>
        <w:t>rocurement</w:t>
      </w:r>
      <w:r w:rsidR="00305E45">
        <w:rPr>
          <w:rFonts w:ascii="Arial Narrow" w:hAnsi="Arial Narrow"/>
          <w:bCs/>
        </w:rPr>
        <w:t xml:space="preserve"> </w:t>
      </w:r>
      <w:r w:rsidR="009B5B10">
        <w:rPr>
          <w:rFonts w:ascii="Arial Narrow" w:hAnsi="Arial Narrow"/>
          <w:bCs/>
        </w:rPr>
        <w:t>D</w:t>
      </w:r>
      <w:r w:rsidR="001A6385">
        <w:rPr>
          <w:rFonts w:ascii="Arial Narrow" w:hAnsi="Arial Narrow"/>
          <w:bCs/>
        </w:rPr>
        <w:t>epartment</w:t>
      </w:r>
      <w:r w:rsidR="00113D1A">
        <w:rPr>
          <w:rFonts w:ascii="Arial Narrow" w:hAnsi="Arial Narrow"/>
          <w:bCs/>
        </w:rPr>
        <w:t xml:space="preserve"> contact</w:t>
      </w:r>
      <w:r w:rsidR="001A6385">
        <w:rPr>
          <w:rFonts w:ascii="Arial Narrow" w:hAnsi="Arial Narrow"/>
          <w:bCs/>
        </w:rPr>
        <w:t xml:space="preserve"> </w:t>
      </w:r>
      <w:r w:rsidR="001A6385" w:rsidRPr="00153A06">
        <w:rPr>
          <w:rFonts w:ascii="Arial Narrow" w:hAnsi="Arial Narrow"/>
          <w:bCs/>
        </w:rPr>
        <w:t>in</w:t>
      </w:r>
      <w:r w:rsidR="00437360" w:rsidRPr="00153A06">
        <w:rPr>
          <w:rFonts w:ascii="Arial Narrow" w:hAnsi="Arial Narrow"/>
          <w:bCs/>
        </w:rPr>
        <w:t xml:space="preserve"> writing will be binding with respect to this </w:t>
      </w:r>
      <w:r>
        <w:rPr>
          <w:rFonts w:ascii="Arial Narrow" w:hAnsi="Arial Narrow"/>
          <w:bCs/>
        </w:rPr>
        <w:t>IFB</w:t>
      </w:r>
      <w:r w:rsidR="00437360" w:rsidRPr="00153A06">
        <w:rPr>
          <w:rFonts w:ascii="Arial Narrow" w:hAnsi="Arial Narrow"/>
          <w:bCs/>
        </w:rPr>
        <w:t xml:space="preserve">. </w:t>
      </w:r>
    </w:p>
    <w:p w14:paraId="0B62CDCA" w14:textId="77777777" w:rsidR="002914B4" w:rsidRPr="002914B4" w:rsidRDefault="002914B4" w:rsidP="00A37C78">
      <w:pPr>
        <w:autoSpaceDE w:val="0"/>
        <w:autoSpaceDN w:val="0"/>
        <w:adjustRightInd w:val="0"/>
        <w:spacing w:after="0" w:line="240" w:lineRule="auto"/>
        <w:ind w:left="720"/>
        <w:jc w:val="both"/>
        <w:rPr>
          <w:rFonts w:ascii="Arial Narrow" w:hAnsi="Arial Narrow"/>
          <w:bCs/>
        </w:rPr>
      </w:pPr>
    </w:p>
    <w:p w14:paraId="0B62CDCB" w14:textId="282FE350" w:rsidR="00437360" w:rsidRPr="005B669D" w:rsidRDefault="00437360" w:rsidP="00A37C78">
      <w:pPr>
        <w:autoSpaceDE w:val="0"/>
        <w:autoSpaceDN w:val="0"/>
        <w:adjustRightInd w:val="0"/>
        <w:spacing w:after="0" w:line="240" w:lineRule="auto"/>
        <w:ind w:left="720"/>
        <w:jc w:val="both"/>
        <w:rPr>
          <w:rFonts w:ascii="Arial Narrow" w:hAnsi="Arial Narrow"/>
          <w:bCs/>
        </w:rPr>
      </w:pPr>
      <w:r w:rsidRPr="005B669D">
        <w:rPr>
          <w:rFonts w:ascii="Arial Narrow" w:hAnsi="Arial Narrow"/>
          <w:bCs/>
        </w:rPr>
        <w:t>If it is later discovered that a violation</w:t>
      </w:r>
      <w:r w:rsidR="005B773B">
        <w:rPr>
          <w:rFonts w:ascii="Arial Narrow" w:hAnsi="Arial Narrow"/>
          <w:bCs/>
        </w:rPr>
        <w:t xml:space="preserve"> regarding</w:t>
      </w:r>
      <w:r w:rsidR="002A7460">
        <w:rPr>
          <w:rFonts w:ascii="Arial Narrow" w:hAnsi="Arial Narrow"/>
          <w:bCs/>
        </w:rPr>
        <w:t xml:space="preserve"> this section</w:t>
      </w:r>
      <w:r w:rsidR="005B773B">
        <w:rPr>
          <w:rFonts w:ascii="Arial Narrow" w:hAnsi="Arial Narrow"/>
          <w:bCs/>
        </w:rPr>
        <w:t xml:space="preserve"> </w:t>
      </w:r>
      <w:r w:rsidRPr="005B669D">
        <w:rPr>
          <w:rFonts w:ascii="Arial Narrow" w:hAnsi="Arial Narrow"/>
          <w:bCs/>
        </w:rPr>
        <w:t xml:space="preserve">has occurred, the County may reject any </w:t>
      </w:r>
      <w:r w:rsidR="007D5DA4">
        <w:rPr>
          <w:rFonts w:ascii="Arial Narrow" w:hAnsi="Arial Narrow"/>
          <w:bCs/>
        </w:rPr>
        <w:t>bid</w:t>
      </w:r>
      <w:r w:rsidRPr="005B669D">
        <w:rPr>
          <w:rFonts w:ascii="Arial Narrow" w:hAnsi="Arial Narrow"/>
          <w:bCs/>
        </w:rPr>
        <w:t xml:space="preserve"> or terminate any </w:t>
      </w:r>
      <w:r w:rsidRPr="002C6A28">
        <w:rPr>
          <w:rFonts w:ascii="Arial Narrow" w:hAnsi="Arial Narrow"/>
          <w:bCs/>
        </w:rPr>
        <w:t>contract</w:t>
      </w:r>
      <w:r w:rsidRPr="005B669D">
        <w:rPr>
          <w:rFonts w:ascii="Arial Narrow" w:hAnsi="Arial Narrow"/>
          <w:bCs/>
        </w:rPr>
        <w:t xml:space="preserve"> awarded pursuant to this </w:t>
      </w:r>
      <w:r w:rsidR="007D5DA4">
        <w:rPr>
          <w:rFonts w:ascii="Arial Narrow" w:hAnsi="Arial Narrow"/>
          <w:bCs/>
        </w:rPr>
        <w:t>IFB</w:t>
      </w:r>
      <w:r w:rsidRPr="005B669D">
        <w:rPr>
          <w:rFonts w:ascii="Arial Narrow" w:hAnsi="Arial Narrow"/>
          <w:bCs/>
        </w:rPr>
        <w:t xml:space="preserve">. </w:t>
      </w:r>
    </w:p>
    <w:p w14:paraId="0B62CDCC" w14:textId="77777777" w:rsidR="00A375E4" w:rsidRDefault="00A375E4" w:rsidP="00A375E4">
      <w:pPr>
        <w:autoSpaceDE w:val="0"/>
        <w:autoSpaceDN w:val="0"/>
        <w:adjustRightInd w:val="0"/>
        <w:spacing w:after="0" w:line="240" w:lineRule="auto"/>
        <w:rPr>
          <w:rFonts w:ascii="Arial Narrow" w:hAnsi="Arial Narrow"/>
          <w:bCs/>
        </w:rPr>
      </w:pPr>
    </w:p>
    <w:p w14:paraId="0B62CDCD" w14:textId="77777777" w:rsidR="00EF297A" w:rsidRPr="00EA485B" w:rsidRDefault="00EF297A" w:rsidP="00186814">
      <w:pPr>
        <w:widowControl w:val="0"/>
        <w:autoSpaceDE w:val="0"/>
        <w:autoSpaceDN w:val="0"/>
        <w:adjustRightInd w:val="0"/>
        <w:spacing w:after="0" w:line="240" w:lineRule="auto"/>
        <w:ind w:left="720"/>
        <w:contextualSpacing/>
        <w:rPr>
          <w:rFonts w:ascii="Arial Narrow" w:hAnsi="Arial Narrow"/>
        </w:rPr>
      </w:pPr>
    </w:p>
    <w:p w14:paraId="0B62CDCE" w14:textId="77777777" w:rsidR="00EF297A" w:rsidRPr="00153A06" w:rsidRDefault="00EF297A" w:rsidP="00EF297A">
      <w:pPr>
        <w:pStyle w:val="Heading3"/>
        <w:rPr>
          <w:bCs/>
        </w:rPr>
      </w:pPr>
      <w:bookmarkStart w:id="16" w:name="_Toc353999800"/>
      <w:bookmarkStart w:id="17" w:name="_Toc454345577"/>
      <w:bookmarkStart w:id="18" w:name="_Toc220415586"/>
      <w:r w:rsidRPr="00153A06">
        <w:t>1.</w:t>
      </w:r>
      <w:r w:rsidR="00416E7C">
        <w:t>5</w:t>
      </w:r>
      <w:r>
        <w:tab/>
      </w:r>
      <w:bookmarkEnd w:id="16"/>
      <w:r>
        <w:t>Wayne County Rights &amp; Responsibilities</w:t>
      </w:r>
      <w:bookmarkEnd w:id="17"/>
      <w:bookmarkEnd w:id="18"/>
    </w:p>
    <w:p w14:paraId="0B62CDCF" w14:textId="77777777" w:rsidR="00EF297A" w:rsidRPr="00153A06" w:rsidRDefault="00EF297A" w:rsidP="00A37C78">
      <w:pPr>
        <w:autoSpaceDE w:val="0"/>
        <w:autoSpaceDN w:val="0"/>
        <w:adjustRightInd w:val="0"/>
        <w:spacing w:after="0" w:line="240" w:lineRule="auto"/>
        <w:ind w:left="720"/>
        <w:jc w:val="both"/>
        <w:rPr>
          <w:rFonts w:ascii="Arial Narrow" w:hAnsi="Arial Narrow"/>
          <w:bCs/>
          <w:iCs/>
        </w:rPr>
      </w:pPr>
      <w:r w:rsidRPr="00153A06">
        <w:rPr>
          <w:rFonts w:ascii="Arial Narrow" w:hAnsi="Arial Narrow"/>
          <w:bCs/>
        </w:rPr>
        <w:t xml:space="preserve">Wayne </w:t>
      </w:r>
      <w:r>
        <w:rPr>
          <w:rFonts w:ascii="Arial Narrow" w:hAnsi="Arial Narrow"/>
          <w:bCs/>
        </w:rPr>
        <w:t>County</w:t>
      </w:r>
      <w:r w:rsidRPr="00153A06">
        <w:rPr>
          <w:rFonts w:ascii="Arial Narrow" w:hAnsi="Arial Narrow"/>
          <w:bCs/>
        </w:rPr>
        <w:t xml:space="preserve"> has the right to amend this </w:t>
      </w:r>
      <w:r w:rsidR="007D5DA4">
        <w:rPr>
          <w:rFonts w:ascii="Arial Narrow" w:hAnsi="Arial Narrow"/>
          <w:bCs/>
        </w:rPr>
        <w:t>IFB</w:t>
      </w:r>
      <w:r>
        <w:rPr>
          <w:rFonts w:ascii="Arial Narrow" w:hAnsi="Arial Narrow"/>
          <w:bCs/>
        </w:rPr>
        <w:t xml:space="preserve"> by one or more written </w:t>
      </w:r>
      <w:r w:rsidR="00810F74">
        <w:rPr>
          <w:rFonts w:ascii="Arial Narrow" w:hAnsi="Arial Narrow"/>
          <w:bCs/>
        </w:rPr>
        <w:t>addenda</w:t>
      </w:r>
      <w:r w:rsidRPr="00153A06">
        <w:rPr>
          <w:rFonts w:ascii="Arial Narrow" w:hAnsi="Arial Narrow"/>
          <w:bCs/>
        </w:rPr>
        <w:t xml:space="preserve">. </w:t>
      </w:r>
      <w:r w:rsidR="00B0423D">
        <w:rPr>
          <w:rFonts w:ascii="Arial Narrow" w:hAnsi="Arial Narrow"/>
          <w:bCs/>
        </w:rPr>
        <w:t>Wayne County</w:t>
      </w:r>
      <w:r w:rsidRPr="00153A06">
        <w:rPr>
          <w:rFonts w:ascii="Arial Narrow" w:hAnsi="Arial Narrow"/>
          <w:bCs/>
        </w:rPr>
        <w:t xml:space="preserve"> is responsible only </w:t>
      </w:r>
      <w:proofErr w:type="gramStart"/>
      <w:r w:rsidRPr="00153A06">
        <w:rPr>
          <w:rFonts w:ascii="Arial Narrow" w:hAnsi="Arial Narrow"/>
          <w:bCs/>
        </w:rPr>
        <w:t>for that which is</w:t>
      </w:r>
      <w:proofErr w:type="gramEnd"/>
      <w:r w:rsidRPr="00153A06">
        <w:rPr>
          <w:rFonts w:ascii="Arial Narrow" w:hAnsi="Arial Narrow"/>
          <w:bCs/>
        </w:rPr>
        <w:t xml:space="preserve"> expressly stated in the solicitation document and any authorized written addenda.</w:t>
      </w:r>
    </w:p>
    <w:p w14:paraId="0B62CDD0" w14:textId="77777777" w:rsidR="00EF297A" w:rsidRDefault="00EF297A" w:rsidP="00A37C78">
      <w:pPr>
        <w:autoSpaceDE w:val="0"/>
        <w:autoSpaceDN w:val="0"/>
        <w:adjustRightInd w:val="0"/>
        <w:spacing w:after="0" w:line="240" w:lineRule="auto"/>
        <w:ind w:left="720"/>
        <w:jc w:val="both"/>
        <w:rPr>
          <w:rFonts w:ascii="Arial Narrow" w:hAnsi="Arial Narrow"/>
          <w:bCs/>
        </w:rPr>
      </w:pPr>
    </w:p>
    <w:p w14:paraId="0B62CDD1" w14:textId="77777777" w:rsidR="00EF297A" w:rsidRDefault="00EF297A" w:rsidP="00A37C78">
      <w:pPr>
        <w:autoSpaceDE w:val="0"/>
        <w:autoSpaceDN w:val="0"/>
        <w:adjustRightInd w:val="0"/>
        <w:spacing w:after="0" w:line="240" w:lineRule="auto"/>
        <w:ind w:left="720"/>
        <w:jc w:val="both"/>
        <w:rPr>
          <w:rFonts w:ascii="Arial Narrow" w:hAnsi="Arial Narrow"/>
          <w:bCs/>
        </w:rPr>
      </w:pPr>
      <w:r w:rsidRPr="00153A06">
        <w:rPr>
          <w:rFonts w:ascii="Arial Narrow" w:hAnsi="Arial Narrow"/>
          <w:bCs/>
        </w:rPr>
        <w:t>Should any such addend</w:t>
      </w:r>
      <w:r w:rsidR="00255416">
        <w:rPr>
          <w:rFonts w:ascii="Arial Narrow" w:hAnsi="Arial Narrow"/>
          <w:bCs/>
        </w:rPr>
        <w:t>a</w:t>
      </w:r>
      <w:r w:rsidRPr="00153A06">
        <w:rPr>
          <w:rFonts w:ascii="Arial Narrow" w:hAnsi="Arial Narrow"/>
          <w:bCs/>
        </w:rPr>
        <w:t xml:space="preserve"> require additional information not previously requested, </w:t>
      </w:r>
      <w:r w:rsidR="003D7743">
        <w:rPr>
          <w:rFonts w:ascii="Arial Narrow" w:hAnsi="Arial Narrow"/>
          <w:bCs/>
        </w:rPr>
        <w:t>Bidder</w:t>
      </w:r>
      <w:r w:rsidR="000A07F9">
        <w:rPr>
          <w:rFonts w:ascii="Arial Narrow" w:hAnsi="Arial Narrow"/>
          <w:bCs/>
        </w:rPr>
        <w:t xml:space="preserve">’s </w:t>
      </w:r>
      <w:r w:rsidRPr="00153A06">
        <w:rPr>
          <w:rFonts w:ascii="Arial Narrow" w:hAnsi="Arial Narrow"/>
          <w:bCs/>
        </w:rPr>
        <w:t>failure to address the requirements of such addend</w:t>
      </w:r>
      <w:r w:rsidR="00255416">
        <w:rPr>
          <w:rFonts w:ascii="Arial Narrow" w:hAnsi="Arial Narrow"/>
          <w:bCs/>
        </w:rPr>
        <w:t>a</w:t>
      </w:r>
      <w:r w:rsidRPr="00153A06">
        <w:rPr>
          <w:rFonts w:ascii="Arial Narrow" w:hAnsi="Arial Narrow"/>
          <w:bCs/>
        </w:rPr>
        <w:t xml:space="preserve"> may result in the </w:t>
      </w:r>
      <w:r w:rsidR="00926D2F">
        <w:rPr>
          <w:rFonts w:ascii="Arial Narrow" w:hAnsi="Arial Narrow"/>
          <w:bCs/>
        </w:rPr>
        <w:t>Bid</w:t>
      </w:r>
      <w:r w:rsidRPr="00153A06">
        <w:rPr>
          <w:rFonts w:ascii="Arial Narrow" w:hAnsi="Arial Narrow"/>
          <w:bCs/>
        </w:rPr>
        <w:t xml:space="preserve"> not being considered, as determined in the sole discretion of Wayne </w:t>
      </w:r>
      <w:r w:rsidR="00DE471A">
        <w:rPr>
          <w:rFonts w:ascii="Arial Narrow" w:hAnsi="Arial Narrow"/>
          <w:bCs/>
        </w:rPr>
        <w:t>County</w:t>
      </w:r>
      <w:r>
        <w:rPr>
          <w:rFonts w:ascii="Arial Narrow" w:hAnsi="Arial Narrow"/>
          <w:bCs/>
        </w:rPr>
        <w:t>.</w:t>
      </w:r>
      <w:r w:rsidRPr="00153A06">
        <w:rPr>
          <w:rFonts w:ascii="Arial Narrow" w:hAnsi="Arial Narrow"/>
          <w:bCs/>
        </w:rPr>
        <w:t xml:space="preserve"> </w:t>
      </w:r>
      <w:r w:rsidR="00B0423D">
        <w:rPr>
          <w:rFonts w:ascii="Arial Narrow" w:hAnsi="Arial Narrow"/>
          <w:bCs/>
        </w:rPr>
        <w:t>Wayne County</w:t>
      </w:r>
      <w:r w:rsidRPr="00153A06">
        <w:rPr>
          <w:rFonts w:ascii="Arial Narrow" w:hAnsi="Arial Narrow"/>
          <w:bCs/>
        </w:rPr>
        <w:t xml:space="preserve"> is not responsible for and shall not be bound by any representations otherwise made by any individual acting or </w:t>
      </w:r>
      <w:r w:rsidR="00DC6A0A">
        <w:rPr>
          <w:rFonts w:ascii="Arial Narrow" w:hAnsi="Arial Narrow"/>
          <w:bCs/>
        </w:rPr>
        <w:t xml:space="preserve">purporting to act on its behalf, </w:t>
      </w:r>
      <w:r w:rsidR="00DC6A0A" w:rsidRPr="00810F74">
        <w:rPr>
          <w:rFonts w:ascii="Arial Narrow" w:hAnsi="Arial Narrow"/>
          <w:bCs/>
        </w:rPr>
        <w:t>other</w:t>
      </w:r>
      <w:r w:rsidR="00810F74">
        <w:rPr>
          <w:rFonts w:ascii="Arial Narrow" w:hAnsi="Arial Narrow"/>
          <w:bCs/>
        </w:rPr>
        <w:t xml:space="preserve"> than the P</w:t>
      </w:r>
      <w:r w:rsidR="009B5B10">
        <w:rPr>
          <w:rFonts w:ascii="Arial Narrow" w:hAnsi="Arial Narrow"/>
          <w:bCs/>
        </w:rPr>
        <w:t>rocurement</w:t>
      </w:r>
      <w:r w:rsidR="00810F74">
        <w:rPr>
          <w:rFonts w:ascii="Arial Narrow" w:hAnsi="Arial Narrow"/>
          <w:bCs/>
        </w:rPr>
        <w:t xml:space="preserve"> Director, P</w:t>
      </w:r>
      <w:r w:rsidR="009B5B10">
        <w:rPr>
          <w:rFonts w:ascii="Arial Narrow" w:hAnsi="Arial Narrow"/>
          <w:bCs/>
        </w:rPr>
        <w:t>rocurement</w:t>
      </w:r>
      <w:r w:rsidR="00810F74">
        <w:rPr>
          <w:rFonts w:ascii="Arial Narrow" w:hAnsi="Arial Narrow"/>
          <w:bCs/>
        </w:rPr>
        <w:t xml:space="preserve"> D</w:t>
      </w:r>
      <w:r w:rsidR="00DC6A0A" w:rsidRPr="00810F74">
        <w:rPr>
          <w:rFonts w:ascii="Arial Narrow" w:hAnsi="Arial Narrow"/>
          <w:bCs/>
        </w:rPr>
        <w:t xml:space="preserve">irector’s </w:t>
      </w:r>
      <w:proofErr w:type="gramStart"/>
      <w:r w:rsidR="00DC6A0A" w:rsidRPr="00810F74">
        <w:rPr>
          <w:rFonts w:ascii="Arial Narrow" w:hAnsi="Arial Narrow"/>
          <w:bCs/>
        </w:rPr>
        <w:t>designee</w:t>
      </w:r>
      <w:proofErr w:type="gramEnd"/>
      <w:r w:rsidR="00810F74">
        <w:rPr>
          <w:rFonts w:ascii="Arial Narrow" w:hAnsi="Arial Narrow"/>
          <w:bCs/>
        </w:rPr>
        <w:t>,</w:t>
      </w:r>
      <w:r w:rsidR="00DC6A0A" w:rsidRPr="00810F74">
        <w:rPr>
          <w:rFonts w:ascii="Arial Narrow" w:hAnsi="Arial Narrow"/>
          <w:bCs/>
        </w:rPr>
        <w:t xml:space="preserve"> and/or state</w:t>
      </w:r>
      <w:r w:rsidR="00810F74">
        <w:rPr>
          <w:rFonts w:ascii="Arial Narrow" w:hAnsi="Arial Narrow"/>
          <w:bCs/>
        </w:rPr>
        <w:t>d</w:t>
      </w:r>
      <w:r w:rsidR="00DC6A0A" w:rsidRPr="00810F74">
        <w:rPr>
          <w:rFonts w:ascii="Arial Narrow" w:hAnsi="Arial Narrow"/>
          <w:bCs/>
        </w:rPr>
        <w:t xml:space="preserve"> </w:t>
      </w:r>
      <w:r w:rsidR="002A7460">
        <w:rPr>
          <w:rFonts w:ascii="Arial Narrow" w:hAnsi="Arial Narrow"/>
          <w:bCs/>
        </w:rPr>
        <w:t xml:space="preserve">contact </w:t>
      </w:r>
      <w:r w:rsidR="00DC6A0A" w:rsidRPr="00810F74">
        <w:rPr>
          <w:rFonts w:ascii="Arial Narrow" w:hAnsi="Arial Narrow"/>
          <w:bCs/>
        </w:rPr>
        <w:t>for the solicitation.</w:t>
      </w:r>
      <w:r>
        <w:rPr>
          <w:rFonts w:ascii="Arial Narrow" w:hAnsi="Arial Narrow"/>
          <w:bCs/>
        </w:rPr>
        <w:br/>
      </w:r>
    </w:p>
    <w:p w14:paraId="0B62CDD2" w14:textId="6300A3D1" w:rsidR="00EF297A" w:rsidRPr="00546087" w:rsidRDefault="00EF297A" w:rsidP="00A37C78">
      <w:pPr>
        <w:pStyle w:val="BodyText"/>
        <w:ind w:left="720"/>
        <w:jc w:val="both"/>
        <w:rPr>
          <w:rFonts w:ascii="Arial Narrow" w:hAnsi="Arial Narrow" w:cs="Arial"/>
          <w:i/>
          <w:sz w:val="22"/>
          <w:szCs w:val="22"/>
        </w:rPr>
      </w:pPr>
      <w:r w:rsidRPr="0050280A">
        <w:rPr>
          <w:rFonts w:ascii="Arial Narrow" w:eastAsia="Calibri" w:hAnsi="Arial Narrow"/>
          <w:bCs/>
          <w:sz w:val="22"/>
          <w:szCs w:val="22"/>
        </w:rPr>
        <w:lastRenderedPageBreak/>
        <w:t xml:space="preserve">It is the </w:t>
      </w:r>
      <w:r w:rsidR="003D7743">
        <w:rPr>
          <w:rFonts w:ascii="Arial Narrow" w:eastAsia="Calibri" w:hAnsi="Arial Narrow"/>
          <w:bCs/>
          <w:sz w:val="22"/>
          <w:szCs w:val="22"/>
          <w:lang w:val="en-US"/>
        </w:rPr>
        <w:t>Bidder</w:t>
      </w:r>
      <w:r w:rsidRPr="0050280A">
        <w:rPr>
          <w:rFonts w:ascii="Arial Narrow" w:eastAsia="Calibri" w:hAnsi="Arial Narrow"/>
          <w:bCs/>
          <w:sz w:val="22"/>
          <w:szCs w:val="22"/>
        </w:rPr>
        <w:t xml:space="preserve">’s responsibility to periodically check the </w:t>
      </w:r>
      <w:r w:rsidR="00255416" w:rsidRPr="0050280A">
        <w:rPr>
          <w:rFonts w:ascii="Arial Narrow" w:eastAsia="Calibri" w:hAnsi="Arial Narrow"/>
          <w:bCs/>
          <w:sz w:val="22"/>
          <w:szCs w:val="22"/>
        </w:rPr>
        <w:t xml:space="preserve">source of the </w:t>
      </w:r>
      <w:r w:rsidR="007D5DA4" w:rsidRPr="0050280A">
        <w:rPr>
          <w:rFonts w:ascii="Arial Narrow" w:eastAsia="Calibri" w:hAnsi="Arial Narrow"/>
          <w:bCs/>
          <w:sz w:val="22"/>
          <w:szCs w:val="22"/>
        </w:rPr>
        <w:t>IFB</w:t>
      </w:r>
      <w:r w:rsidR="002A7460" w:rsidRPr="0050280A">
        <w:rPr>
          <w:rFonts w:ascii="Arial Narrow" w:eastAsia="Calibri" w:hAnsi="Arial Narrow"/>
          <w:bCs/>
          <w:sz w:val="22"/>
          <w:szCs w:val="22"/>
        </w:rPr>
        <w:t xml:space="preserve"> until</w:t>
      </w:r>
      <w:r w:rsidRPr="0050280A">
        <w:rPr>
          <w:rFonts w:ascii="Arial Narrow" w:eastAsia="Calibri" w:hAnsi="Arial Narrow"/>
          <w:bCs/>
          <w:sz w:val="22"/>
          <w:szCs w:val="22"/>
        </w:rPr>
        <w:t xml:space="preserve"> the posted </w:t>
      </w:r>
      <w:r w:rsidR="007D5DA4" w:rsidRPr="0050280A">
        <w:rPr>
          <w:rFonts w:ascii="Arial Narrow" w:eastAsia="Calibri" w:hAnsi="Arial Narrow"/>
          <w:bCs/>
          <w:sz w:val="22"/>
          <w:szCs w:val="22"/>
        </w:rPr>
        <w:t>bid d</w:t>
      </w:r>
      <w:r w:rsidRPr="0050280A">
        <w:rPr>
          <w:rFonts w:ascii="Arial Narrow" w:eastAsia="Calibri" w:hAnsi="Arial Narrow"/>
          <w:bCs/>
          <w:sz w:val="22"/>
          <w:szCs w:val="22"/>
        </w:rPr>
        <w:t>eadline to obtain any issued addenda</w:t>
      </w:r>
      <w:r w:rsidR="00E949A3">
        <w:rPr>
          <w:rFonts w:ascii="Arial Narrow" w:eastAsia="Calibri" w:hAnsi="Arial Narrow"/>
          <w:bCs/>
          <w:sz w:val="22"/>
          <w:szCs w:val="22"/>
          <w:lang w:val="en-US"/>
        </w:rPr>
        <w:t>. H</w:t>
      </w:r>
      <w:r w:rsidR="00255416" w:rsidRPr="0050280A">
        <w:rPr>
          <w:rFonts w:ascii="Arial Narrow" w:eastAsia="Calibri" w:hAnsi="Arial Narrow"/>
          <w:bCs/>
          <w:sz w:val="22"/>
          <w:szCs w:val="22"/>
        </w:rPr>
        <w:t>owever</w:t>
      </w:r>
      <w:r w:rsidR="002477AB">
        <w:rPr>
          <w:rFonts w:ascii="Arial Narrow" w:eastAsia="Calibri" w:hAnsi="Arial Narrow"/>
          <w:bCs/>
          <w:sz w:val="22"/>
          <w:szCs w:val="22"/>
          <w:lang w:val="en-US"/>
        </w:rPr>
        <w:t>,</w:t>
      </w:r>
      <w:r w:rsidR="00255416" w:rsidRPr="0050280A">
        <w:rPr>
          <w:rFonts w:ascii="Arial Narrow" w:eastAsia="Calibri" w:hAnsi="Arial Narrow"/>
          <w:bCs/>
          <w:sz w:val="22"/>
          <w:szCs w:val="22"/>
        </w:rPr>
        <w:t xml:space="preserve"> Wayne County will make reasonable efforts to inform all </w:t>
      </w:r>
      <w:r w:rsidR="000519D3">
        <w:rPr>
          <w:rFonts w:ascii="Arial Narrow" w:eastAsia="Calibri" w:hAnsi="Arial Narrow"/>
          <w:bCs/>
          <w:sz w:val="22"/>
          <w:szCs w:val="22"/>
          <w:lang w:val="en-US"/>
        </w:rPr>
        <w:t>b</w:t>
      </w:r>
      <w:r w:rsidR="003D7743">
        <w:rPr>
          <w:rFonts w:ascii="Arial Narrow" w:eastAsia="Calibri" w:hAnsi="Arial Narrow"/>
          <w:bCs/>
          <w:sz w:val="22"/>
          <w:szCs w:val="22"/>
        </w:rPr>
        <w:t>idder</w:t>
      </w:r>
      <w:r w:rsidR="00255416" w:rsidRPr="0050280A">
        <w:rPr>
          <w:rFonts w:ascii="Arial Narrow" w:eastAsia="Calibri" w:hAnsi="Arial Narrow"/>
          <w:bCs/>
          <w:sz w:val="22"/>
          <w:szCs w:val="22"/>
        </w:rPr>
        <w:t>s of any clarifications, modifications, or amendments.</w:t>
      </w:r>
    </w:p>
    <w:p w14:paraId="0B62CDD3" w14:textId="74315373" w:rsidR="002477AB" w:rsidRPr="00D56DC9" w:rsidRDefault="00C0383E" w:rsidP="00A37C78">
      <w:pPr>
        <w:pStyle w:val="BodyText"/>
        <w:ind w:left="720"/>
        <w:jc w:val="both"/>
        <w:rPr>
          <w:rFonts w:ascii="Arial Narrow" w:hAnsi="Arial Narrow"/>
          <w:bCs/>
          <w:sz w:val="22"/>
          <w:lang w:val="en-US"/>
        </w:rPr>
      </w:pPr>
      <w:r>
        <w:rPr>
          <w:rFonts w:ascii="Arial Narrow" w:hAnsi="Arial Narrow"/>
          <w:bCs/>
          <w:iCs/>
        </w:rPr>
        <w:t xml:space="preserve">When Wayne County changes its requirements or terms and conditions, either before or after receipt of bids, the Procurement Director or their designee </w:t>
      </w:r>
      <w:r w:rsidR="002477AB" w:rsidRPr="00D56DC9">
        <w:rPr>
          <w:rFonts w:ascii="Arial Narrow" w:hAnsi="Arial Narrow"/>
          <w:bCs/>
          <w:iCs/>
          <w:sz w:val="22"/>
          <w:lang w:val="en-US"/>
        </w:rPr>
        <w:t>shall amend the solicitation.</w:t>
      </w:r>
    </w:p>
    <w:p w14:paraId="0B62CDD4" w14:textId="234B35B9" w:rsidR="002477AB" w:rsidRPr="00D56DC9" w:rsidRDefault="002477AB" w:rsidP="00A37C78">
      <w:pPr>
        <w:pStyle w:val="BodyText"/>
        <w:ind w:left="720"/>
        <w:jc w:val="both"/>
        <w:rPr>
          <w:rFonts w:ascii="Arial Narrow" w:eastAsia="Calibri" w:hAnsi="Arial Narrow"/>
          <w:bCs/>
          <w:sz w:val="22"/>
          <w:szCs w:val="22"/>
          <w:lang w:val="en-US"/>
        </w:rPr>
      </w:pPr>
      <w:r w:rsidRPr="00D56DC9">
        <w:rPr>
          <w:rFonts w:ascii="Arial Narrow" w:eastAsia="Calibri" w:hAnsi="Arial Narrow"/>
          <w:bCs/>
          <w:sz w:val="22"/>
          <w:szCs w:val="22"/>
          <w:lang w:val="en-US"/>
        </w:rPr>
        <w:t xml:space="preserve">The Procurement Director will have the discretion to extend the </w:t>
      </w:r>
      <w:r>
        <w:rPr>
          <w:rFonts w:ascii="Arial Narrow" w:eastAsia="Calibri" w:hAnsi="Arial Narrow"/>
          <w:bCs/>
          <w:sz w:val="22"/>
          <w:szCs w:val="22"/>
          <w:lang w:val="en-US"/>
        </w:rPr>
        <w:t>IFB</w:t>
      </w:r>
      <w:r w:rsidR="00E949A3">
        <w:rPr>
          <w:rFonts w:ascii="Arial Narrow" w:eastAsia="Calibri" w:hAnsi="Arial Narrow"/>
          <w:bCs/>
          <w:sz w:val="22"/>
          <w:szCs w:val="22"/>
          <w:lang w:val="en-US"/>
        </w:rPr>
        <w:t xml:space="preserve"> deadline if he/she</w:t>
      </w:r>
      <w:r w:rsidRPr="00D56DC9">
        <w:rPr>
          <w:rFonts w:ascii="Arial Narrow" w:eastAsia="Calibri" w:hAnsi="Arial Narrow"/>
          <w:bCs/>
          <w:sz w:val="22"/>
          <w:szCs w:val="22"/>
          <w:lang w:val="en-US"/>
        </w:rPr>
        <w:t xml:space="preserve"> determine</w:t>
      </w:r>
      <w:r w:rsidR="00E949A3">
        <w:rPr>
          <w:rFonts w:ascii="Arial Narrow" w:eastAsia="Calibri" w:hAnsi="Arial Narrow"/>
          <w:bCs/>
          <w:sz w:val="22"/>
          <w:szCs w:val="22"/>
          <w:lang w:val="en-US"/>
        </w:rPr>
        <w:t>s</w:t>
      </w:r>
      <w:r w:rsidRPr="00D56DC9">
        <w:rPr>
          <w:rFonts w:ascii="Arial Narrow" w:eastAsia="Calibri" w:hAnsi="Arial Narrow"/>
          <w:bCs/>
          <w:sz w:val="22"/>
          <w:szCs w:val="22"/>
          <w:lang w:val="en-US"/>
        </w:rPr>
        <w:t xml:space="preserve"> that it is in the </w:t>
      </w:r>
      <w:r w:rsidR="00C0383E">
        <w:rPr>
          <w:rFonts w:ascii="Arial Narrow" w:eastAsia="Calibri" w:hAnsi="Arial Narrow"/>
          <w:bCs/>
          <w:sz w:val="22"/>
          <w:szCs w:val="22"/>
          <w:lang w:val="en-US"/>
        </w:rPr>
        <w:t xml:space="preserve">County's </w:t>
      </w:r>
      <w:r w:rsidRPr="00D56DC9">
        <w:rPr>
          <w:rFonts w:ascii="Arial Narrow" w:eastAsia="Calibri" w:hAnsi="Arial Narrow"/>
          <w:bCs/>
          <w:sz w:val="22"/>
          <w:szCs w:val="22"/>
          <w:lang w:val="en-US"/>
        </w:rPr>
        <w:t>best interest.</w:t>
      </w:r>
      <w:r>
        <w:rPr>
          <w:rFonts w:ascii="Arial Narrow" w:eastAsia="Calibri" w:hAnsi="Arial Narrow"/>
          <w:bCs/>
          <w:sz w:val="22"/>
          <w:szCs w:val="22"/>
          <w:lang w:val="en-US"/>
        </w:rPr>
        <w:t xml:space="preserve"> </w:t>
      </w:r>
      <w:r>
        <w:rPr>
          <w:rFonts w:ascii="Arial Narrow" w:hAnsi="Arial Narrow" w:cs="Arial"/>
          <w:sz w:val="22"/>
          <w:szCs w:val="22"/>
          <w:lang w:val="en-US"/>
        </w:rPr>
        <w:t>Furthermore, t</w:t>
      </w:r>
      <w:r w:rsidRPr="00D56DC9">
        <w:rPr>
          <w:rFonts w:ascii="Arial Narrow" w:hAnsi="Arial Narrow" w:cs="Arial"/>
          <w:sz w:val="22"/>
          <w:szCs w:val="22"/>
          <w:lang w:val="en-US"/>
        </w:rPr>
        <w:t xml:space="preserve">he Procurement Director may also cancel the original solicitation and issue a new solicitation if </w:t>
      </w:r>
      <w:r w:rsidR="00E949A3">
        <w:rPr>
          <w:rFonts w:ascii="Arial Narrow" w:hAnsi="Arial Narrow" w:cs="Arial"/>
          <w:sz w:val="22"/>
          <w:szCs w:val="22"/>
          <w:lang w:val="en-US"/>
        </w:rPr>
        <w:t xml:space="preserve">it is in the best interest of the County or if </w:t>
      </w:r>
      <w:r w:rsidRPr="00D56DC9">
        <w:rPr>
          <w:rFonts w:ascii="Arial Narrow" w:hAnsi="Arial Narrow" w:cs="Arial"/>
          <w:sz w:val="22"/>
          <w:szCs w:val="22"/>
          <w:lang w:val="en-US"/>
        </w:rPr>
        <w:t xml:space="preserve">the </w:t>
      </w:r>
      <w:r w:rsidR="00B3025C">
        <w:rPr>
          <w:rFonts w:ascii="Arial Narrow" w:hAnsi="Arial Narrow" w:cs="Arial"/>
          <w:sz w:val="22"/>
          <w:szCs w:val="22"/>
          <w:lang w:val="en-US"/>
        </w:rPr>
        <w:t>a</w:t>
      </w:r>
      <w:r w:rsidRPr="00D56DC9">
        <w:rPr>
          <w:rFonts w:ascii="Arial Narrow" w:hAnsi="Arial Narrow" w:cs="Arial"/>
          <w:sz w:val="22"/>
          <w:szCs w:val="22"/>
          <w:lang w:val="en-US"/>
        </w:rPr>
        <w:t>mendment is so substantial in nature as to exceed what prospective offerors reasonably could have anticipated, so that additional sources likely would have submitted offers had the substance of the amendment been known to them.</w:t>
      </w:r>
    </w:p>
    <w:p w14:paraId="0B62CDD5" w14:textId="77777777" w:rsidR="00A403DF" w:rsidRPr="002477AB" w:rsidRDefault="00A403DF" w:rsidP="00186814">
      <w:pPr>
        <w:pStyle w:val="BodyText"/>
        <w:spacing w:after="0"/>
        <w:ind w:left="1020" w:hanging="300"/>
        <w:rPr>
          <w:rFonts w:ascii="Arial Narrow" w:hAnsi="Arial Narrow" w:cs="Arial"/>
          <w:sz w:val="22"/>
          <w:szCs w:val="22"/>
        </w:rPr>
      </w:pPr>
    </w:p>
    <w:p w14:paraId="0B62CDD6" w14:textId="77777777" w:rsidR="00A403DF" w:rsidRPr="00912895" w:rsidRDefault="00A403DF" w:rsidP="00912895">
      <w:pPr>
        <w:pStyle w:val="Heading3"/>
        <w:rPr>
          <w:bCs/>
        </w:rPr>
      </w:pPr>
      <w:bookmarkStart w:id="19" w:name="_Toc454345578"/>
      <w:bookmarkStart w:id="20" w:name="_Toc220415587"/>
      <w:r w:rsidRPr="00153A06">
        <w:t>1.</w:t>
      </w:r>
      <w:r w:rsidR="00416E7C">
        <w:t>6</w:t>
      </w:r>
      <w:r>
        <w:tab/>
        <w:t>Subcontractors</w:t>
      </w:r>
      <w:bookmarkEnd w:id="19"/>
      <w:bookmarkEnd w:id="20"/>
      <w:r>
        <w:t xml:space="preserve"> </w:t>
      </w:r>
    </w:p>
    <w:p w14:paraId="0B62CDD7" w14:textId="595D8BA6" w:rsidR="00912895" w:rsidRPr="0050280A" w:rsidRDefault="00A403DF" w:rsidP="00FD604F">
      <w:pPr>
        <w:pStyle w:val="BodyText"/>
        <w:spacing w:after="0"/>
        <w:ind w:left="720"/>
        <w:jc w:val="both"/>
        <w:rPr>
          <w:rFonts w:ascii="Arial Narrow" w:eastAsia="Calibri" w:hAnsi="Arial Narrow"/>
          <w:bCs/>
          <w:sz w:val="22"/>
          <w:szCs w:val="22"/>
        </w:rPr>
      </w:pPr>
      <w:r w:rsidRPr="0050280A">
        <w:rPr>
          <w:rFonts w:ascii="Arial Narrow" w:eastAsia="Calibri" w:hAnsi="Arial Narrow"/>
          <w:bCs/>
          <w:sz w:val="22"/>
          <w:szCs w:val="22"/>
        </w:rPr>
        <w:t xml:space="preserve">In an effort to promote supplier diversity, Wayne County encourages </w:t>
      </w:r>
      <w:r w:rsidR="000519D3">
        <w:rPr>
          <w:rFonts w:ascii="Arial Narrow" w:eastAsia="Calibri" w:hAnsi="Arial Narrow"/>
          <w:bCs/>
          <w:sz w:val="22"/>
          <w:szCs w:val="22"/>
          <w:lang w:val="en-US"/>
        </w:rPr>
        <w:t>b</w:t>
      </w:r>
      <w:r w:rsidR="003D7743">
        <w:rPr>
          <w:rFonts w:ascii="Arial Narrow" w:eastAsia="Calibri" w:hAnsi="Arial Narrow"/>
          <w:bCs/>
          <w:sz w:val="22"/>
          <w:szCs w:val="22"/>
          <w:lang w:val="en-US"/>
        </w:rPr>
        <w:t>idder</w:t>
      </w:r>
      <w:r w:rsidRPr="0050280A">
        <w:rPr>
          <w:rFonts w:ascii="Arial Narrow" w:eastAsia="Calibri" w:hAnsi="Arial Narrow"/>
          <w:bCs/>
          <w:sz w:val="22"/>
          <w:szCs w:val="22"/>
        </w:rPr>
        <w:t>s to identify and include</w:t>
      </w:r>
      <w:r w:rsidR="005B669D" w:rsidRPr="0050280A">
        <w:rPr>
          <w:rFonts w:ascii="Arial Narrow" w:eastAsia="Calibri" w:hAnsi="Arial Narrow"/>
          <w:bCs/>
          <w:sz w:val="22"/>
          <w:szCs w:val="22"/>
        </w:rPr>
        <w:t xml:space="preserve"> </w:t>
      </w:r>
      <w:r w:rsidRPr="0050280A">
        <w:rPr>
          <w:rFonts w:ascii="Arial Narrow" w:eastAsia="Calibri" w:hAnsi="Arial Narrow"/>
          <w:bCs/>
          <w:sz w:val="22"/>
          <w:szCs w:val="22"/>
        </w:rPr>
        <w:t>qualified disadvantaged businesses as subcontractors when proposing to p</w:t>
      </w:r>
      <w:r w:rsidR="00912895" w:rsidRPr="0050280A">
        <w:rPr>
          <w:rFonts w:ascii="Arial Narrow" w:eastAsia="Calibri" w:hAnsi="Arial Narrow"/>
          <w:bCs/>
          <w:sz w:val="22"/>
          <w:szCs w:val="22"/>
        </w:rPr>
        <w:t>rovide products and services to</w:t>
      </w:r>
      <w:r w:rsidR="005B669D" w:rsidRPr="0050280A">
        <w:rPr>
          <w:rFonts w:ascii="Arial Narrow" w:eastAsia="Calibri" w:hAnsi="Arial Narrow"/>
          <w:bCs/>
          <w:sz w:val="22"/>
          <w:szCs w:val="22"/>
        </w:rPr>
        <w:t xml:space="preserve"> </w:t>
      </w:r>
      <w:r w:rsidRPr="0050280A">
        <w:rPr>
          <w:rFonts w:ascii="Arial Narrow" w:eastAsia="Calibri" w:hAnsi="Arial Narrow"/>
          <w:bCs/>
          <w:sz w:val="22"/>
          <w:szCs w:val="22"/>
        </w:rPr>
        <w:t xml:space="preserve">the County.  </w:t>
      </w:r>
    </w:p>
    <w:p w14:paraId="0B62CDD8" w14:textId="77777777" w:rsidR="00A403DF" w:rsidRPr="0050280A" w:rsidRDefault="00A403DF" w:rsidP="00FD604F">
      <w:pPr>
        <w:pStyle w:val="BodyText"/>
        <w:spacing w:after="0"/>
        <w:ind w:left="720"/>
        <w:jc w:val="both"/>
        <w:rPr>
          <w:rFonts w:ascii="Arial Narrow" w:eastAsia="Calibri" w:hAnsi="Arial Narrow"/>
          <w:bCs/>
          <w:sz w:val="22"/>
          <w:szCs w:val="22"/>
        </w:rPr>
      </w:pPr>
    </w:p>
    <w:p w14:paraId="0B62CDD9" w14:textId="25F92A99" w:rsidR="002A7460" w:rsidRDefault="00A403DF" w:rsidP="00FD604F">
      <w:pPr>
        <w:pStyle w:val="BodyText"/>
        <w:ind w:left="720"/>
        <w:jc w:val="both"/>
        <w:rPr>
          <w:rFonts w:ascii="Arial Narrow" w:eastAsia="Calibri" w:hAnsi="Arial Narrow"/>
          <w:bCs/>
          <w:sz w:val="22"/>
          <w:szCs w:val="22"/>
          <w:lang w:val="en-US"/>
        </w:rPr>
      </w:pPr>
      <w:r w:rsidRPr="0050280A">
        <w:rPr>
          <w:rFonts w:ascii="Arial Narrow" w:eastAsia="Calibri" w:hAnsi="Arial Narrow"/>
          <w:bCs/>
          <w:sz w:val="22"/>
          <w:szCs w:val="22"/>
        </w:rPr>
        <w:t>Subcontractors (or their assignments)</w:t>
      </w:r>
      <w:r w:rsidR="007E34D7">
        <w:rPr>
          <w:rFonts w:ascii="Arial Narrow" w:eastAsia="Calibri" w:hAnsi="Arial Narrow"/>
          <w:bCs/>
          <w:sz w:val="22"/>
          <w:szCs w:val="22"/>
          <w:lang w:val="en-US"/>
        </w:rPr>
        <w:t>, as it pertains to the specifications/scope of work</w:t>
      </w:r>
      <w:r w:rsidR="00C0383E">
        <w:rPr>
          <w:rFonts w:ascii="Arial Narrow" w:eastAsia="Calibri" w:hAnsi="Arial Narrow"/>
          <w:bCs/>
          <w:sz w:val="22"/>
          <w:szCs w:val="22"/>
          <w:lang w:val="en-US"/>
        </w:rPr>
        <w:t>,</w:t>
      </w:r>
      <w:r w:rsidRPr="0050280A">
        <w:rPr>
          <w:rFonts w:ascii="Arial Narrow" w:eastAsia="Calibri" w:hAnsi="Arial Narrow"/>
          <w:bCs/>
          <w:sz w:val="22"/>
          <w:szCs w:val="22"/>
        </w:rPr>
        <w:t xml:space="preserve"> may not be changed without prior written approval by the County. The Contract will not be assignable to any other business entity without the County’s approval. </w:t>
      </w:r>
      <w:r w:rsidR="003D7743">
        <w:rPr>
          <w:rFonts w:ascii="Arial Narrow" w:eastAsia="Calibri" w:hAnsi="Arial Narrow"/>
          <w:bCs/>
          <w:sz w:val="22"/>
          <w:szCs w:val="22"/>
        </w:rPr>
        <w:t>Bidder</w:t>
      </w:r>
      <w:r w:rsidR="00B62AA2" w:rsidRPr="0050280A">
        <w:rPr>
          <w:rFonts w:ascii="Arial Narrow" w:eastAsia="Calibri" w:hAnsi="Arial Narrow"/>
          <w:bCs/>
          <w:sz w:val="22"/>
          <w:szCs w:val="22"/>
        </w:rPr>
        <w:t xml:space="preserve">s </w:t>
      </w:r>
      <w:r w:rsidRPr="0050280A">
        <w:rPr>
          <w:rFonts w:ascii="Arial Narrow" w:eastAsia="Calibri" w:hAnsi="Arial Narrow"/>
          <w:bCs/>
          <w:sz w:val="22"/>
          <w:szCs w:val="22"/>
        </w:rPr>
        <w:t xml:space="preserve">are encouraged to consider a joint venture.  </w:t>
      </w:r>
    </w:p>
    <w:p w14:paraId="0B62CDDA" w14:textId="77777777" w:rsidR="007E34D7" w:rsidRPr="007E34D7" w:rsidRDefault="007E34D7" w:rsidP="00186814">
      <w:pPr>
        <w:pStyle w:val="BodyText"/>
        <w:spacing w:after="0"/>
        <w:ind w:left="720"/>
        <w:rPr>
          <w:rStyle w:val="Strong"/>
          <w:rFonts w:ascii="Arial Narrow" w:eastAsia="Calibri" w:hAnsi="Arial Narrow"/>
          <w:b w:val="0"/>
          <w:sz w:val="22"/>
          <w:szCs w:val="22"/>
          <w:lang w:val="en-US"/>
        </w:rPr>
      </w:pPr>
    </w:p>
    <w:p w14:paraId="0B62CDDB" w14:textId="77777777" w:rsidR="00912895" w:rsidRPr="0050280A" w:rsidRDefault="002640D3" w:rsidP="00912895">
      <w:pPr>
        <w:pStyle w:val="Heading3"/>
        <w:rPr>
          <w:rFonts w:ascii="Calibri" w:hAnsi="Calibri"/>
          <w:bCs/>
        </w:rPr>
      </w:pPr>
      <w:bookmarkStart w:id="21" w:name="_Toc454345580"/>
      <w:bookmarkStart w:id="22" w:name="_Toc220415588"/>
      <w:r>
        <w:rPr>
          <w:rStyle w:val="Strong"/>
          <w:b/>
        </w:rPr>
        <w:t>1.</w:t>
      </w:r>
      <w:r w:rsidR="007E34D7">
        <w:rPr>
          <w:rStyle w:val="Strong"/>
          <w:b/>
          <w:lang w:val="en-US"/>
        </w:rPr>
        <w:t>7</w:t>
      </w:r>
      <w:r w:rsidR="00912895" w:rsidRPr="00A003F6">
        <w:rPr>
          <w:rStyle w:val="Strong"/>
          <w:b/>
        </w:rPr>
        <w:tab/>
      </w:r>
      <w:r w:rsidR="00912895">
        <w:rPr>
          <w:rStyle w:val="Strong"/>
          <w:b/>
        </w:rPr>
        <w:t xml:space="preserve">Disqualification of </w:t>
      </w:r>
      <w:r w:rsidR="003D7743">
        <w:rPr>
          <w:rStyle w:val="Strong"/>
          <w:b/>
        </w:rPr>
        <w:t>Bidder</w:t>
      </w:r>
      <w:r w:rsidR="00303A6E">
        <w:rPr>
          <w:rStyle w:val="Strong"/>
          <w:b/>
        </w:rPr>
        <w:t>s</w:t>
      </w:r>
      <w:bookmarkEnd w:id="21"/>
      <w:bookmarkEnd w:id="22"/>
    </w:p>
    <w:p w14:paraId="0B62CDDC" w14:textId="77777777" w:rsidR="00912895" w:rsidRPr="005B669D" w:rsidRDefault="00912895" w:rsidP="00912895">
      <w:pPr>
        <w:pStyle w:val="BodyText"/>
        <w:tabs>
          <w:tab w:val="left" w:pos="1800"/>
        </w:tabs>
        <w:ind w:left="720" w:hanging="600"/>
        <w:rPr>
          <w:rFonts w:ascii="Arial Narrow" w:hAnsi="Arial Narrow" w:cs="Arial"/>
          <w:sz w:val="22"/>
          <w:szCs w:val="22"/>
        </w:rPr>
      </w:pPr>
      <w:r w:rsidRPr="001E4FD7">
        <w:rPr>
          <w:rFonts w:ascii="Arial" w:hAnsi="Arial" w:cs="Arial"/>
        </w:rPr>
        <w:tab/>
      </w:r>
      <w:r w:rsidRPr="005B669D">
        <w:rPr>
          <w:rFonts w:ascii="Arial Narrow" w:hAnsi="Arial Narrow" w:cs="Arial"/>
          <w:sz w:val="22"/>
          <w:szCs w:val="22"/>
        </w:rPr>
        <w:t xml:space="preserve">Any one or more of the following causes may be considered sufficient for the disqualification of a </w:t>
      </w:r>
      <w:r w:rsidR="003D7743">
        <w:rPr>
          <w:rFonts w:ascii="Arial Narrow" w:hAnsi="Arial Narrow" w:cs="Arial"/>
          <w:sz w:val="22"/>
          <w:szCs w:val="22"/>
        </w:rPr>
        <w:t>Bidder</w:t>
      </w:r>
      <w:r w:rsidRPr="005B669D">
        <w:rPr>
          <w:rFonts w:ascii="Arial Narrow" w:hAnsi="Arial Narrow" w:cs="Arial"/>
          <w:sz w:val="22"/>
          <w:szCs w:val="22"/>
        </w:rPr>
        <w:t xml:space="preserve"> and the rejection of the </w:t>
      </w:r>
      <w:r w:rsidR="002C6A28">
        <w:rPr>
          <w:rFonts w:ascii="Arial Narrow" w:hAnsi="Arial Narrow" w:cs="Arial"/>
          <w:sz w:val="22"/>
          <w:szCs w:val="22"/>
        </w:rPr>
        <w:t>bid</w:t>
      </w:r>
      <w:r w:rsidRPr="005B669D">
        <w:rPr>
          <w:rFonts w:ascii="Arial Narrow" w:hAnsi="Arial Narrow" w:cs="Arial"/>
          <w:sz w:val="22"/>
          <w:szCs w:val="22"/>
        </w:rPr>
        <w:t>:</w:t>
      </w:r>
    </w:p>
    <w:p w14:paraId="0B62CDDD" w14:textId="04176837" w:rsidR="00912895" w:rsidRPr="005B669D" w:rsidRDefault="00912895" w:rsidP="000E1C5B">
      <w:pPr>
        <w:pStyle w:val="BodyText"/>
        <w:numPr>
          <w:ilvl w:val="0"/>
          <w:numId w:val="11"/>
        </w:numPr>
        <w:tabs>
          <w:tab w:val="clear" w:pos="2400"/>
          <w:tab w:val="left" w:pos="1080"/>
          <w:tab w:val="num" w:pos="2160"/>
        </w:tabs>
        <w:spacing w:after="0"/>
        <w:ind w:left="1080"/>
        <w:jc w:val="both"/>
        <w:rPr>
          <w:rFonts w:ascii="Arial Narrow" w:hAnsi="Arial Narrow" w:cs="Arial"/>
          <w:sz w:val="22"/>
          <w:szCs w:val="22"/>
        </w:rPr>
      </w:pPr>
      <w:r w:rsidRPr="005B669D">
        <w:rPr>
          <w:rFonts w:ascii="Arial Narrow" w:hAnsi="Arial Narrow" w:cs="Arial"/>
          <w:sz w:val="22"/>
          <w:szCs w:val="22"/>
        </w:rPr>
        <w:t xml:space="preserve">Evidence of collusion among </w:t>
      </w:r>
      <w:r w:rsidR="000519D3">
        <w:rPr>
          <w:rFonts w:ascii="Arial Narrow" w:hAnsi="Arial Narrow" w:cs="Arial"/>
          <w:sz w:val="22"/>
          <w:szCs w:val="22"/>
          <w:lang w:val="en-US"/>
        </w:rPr>
        <w:t>b</w:t>
      </w:r>
      <w:r w:rsidR="003D7743">
        <w:rPr>
          <w:rFonts w:ascii="Arial Narrow" w:hAnsi="Arial Narrow" w:cs="Arial"/>
          <w:sz w:val="22"/>
          <w:szCs w:val="22"/>
        </w:rPr>
        <w:t>idder</w:t>
      </w:r>
      <w:r w:rsidRPr="005B669D">
        <w:rPr>
          <w:rFonts w:ascii="Arial Narrow" w:hAnsi="Arial Narrow" w:cs="Arial"/>
          <w:sz w:val="22"/>
          <w:szCs w:val="22"/>
        </w:rPr>
        <w:t>s</w:t>
      </w:r>
    </w:p>
    <w:p w14:paraId="0B62CDDE" w14:textId="77777777" w:rsidR="00912895" w:rsidRPr="005B669D" w:rsidRDefault="00912895" w:rsidP="000E1C5B">
      <w:pPr>
        <w:pStyle w:val="BodyText"/>
        <w:numPr>
          <w:ilvl w:val="0"/>
          <w:numId w:val="11"/>
        </w:numPr>
        <w:tabs>
          <w:tab w:val="clear" w:pos="2400"/>
          <w:tab w:val="left" w:pos="1080"/>
          <w:tab w:val="num" w:pos="2160"/>
        </w:tabs>
        <w:spacing w:after="0"/>
        <w:ind w:left="1080"/>
        <w:jc w:val="both"/>
        <w:rPr>
          <w:rFonts w:ascii="Arial Narrow" w:hAnsi="Arial Narrow" w:cs="Arial"/>
          <w:sz w:val="22"/>
          <w:szCs w:val="22"/>
        </w:rPr>
      </w:pPr>
      <w:r w:rsidRPr="005B669D">
        <w:rPr>
          <w:rFonts w:ascii="Arial Narrow" w:hAnsi="Arial Narrow" w:cs="Arial"/>
          <w:sz w:val="22"/>
          <w:szCs w:val="22"/>
        </w:rPr>
        <w:t>Lack of competency as revealed by either financial, experience, or equipment statements</w:t>
      </w:r>
    </w:p>
    <w:p w14:paraId="0B62CDDF" w14:textId="77777777" w:rsidR="00912895" w:rsidRPr="005B669D" w:rsidRDefault="00912895" w:rsidP="000E1C5B">
      <w:pPr>
        <w:pStyle w:val="BodyText"/>
        <w:numPr>
          <w:ilvl w:val="0"/>
          <w:numId w:val="11"/>
        </w:numPr>
        <w:tabs>
          <w:tab w:val="clear" w:pos="2400"/>
          <w:tab w:val="left" w:pos="1080"/>
          <w:tab w:val="num" w:pos="2160"/>
        </w:tabs>
        <w:spacing w:after="0"/>
        <w:ind w:left="1080"/>
        <w:jc w:val="both"/>
        <w:rPr>
          <w:rFonts w:ascii="Arial Narrow" w:hAnsi="Arial Narrow" w:cs="Arial"/>
          <w:sz w:val="22"/>
          <w:szCs w:val="22"/>
        </w:rPr>
      </w:pPr>
      <w:r w:rsidRPr="005B669D">
        <w:rPr>
          <w:rFonts w:ascii="Arial Narrow" w:hAnsi="Arial Narrow" w:cs="Arial"/>
          <w:sz w:val="22"/>
          <w:szCs w:val="22"/>
        </w:rPr>
        <w:t>Lack of responsibility as shown by past work</w:t>
      </w:r>
    </w:p>
    <w:p w14:paraId="0B62CDE0" w14:textId="77777777" w:rsidR="00912895" w:rsidRPr="00B67EB0" w:rsidRDefault="00912895" w:rsidP="000E1C5B">
      <w:pPr>
        <w:pStyle w:val="BodyText"/>
        <w:numPr>
          <w:ilvl w:val="0"/>
          <w:numId w:val="11"/>
        </w:numPr>
        <w:tabs>
          <w:tab w:val="clear" w:pos="2400"/>
          <w:tab w:val="left" w:pos="1080"/>
          <w:tab w:val="num" w:pos="2160"/>
        </w:tabs>
        <w:spacing w:after="0"/>
        <w:ind w:left="1080"/>
        <w:jc w:val="both"/>
        <w:rPr>
          <w:rFonts w:ascii="Arial Narrow" w:hAnsi="Arial Narrow" w:cs="Arial"/>
          <w:i/>
          <w:sz w:val="22"/>
          <w:szCs w:val="22"/>
        </w:rPr>
      </w:pPr>
      <w:r w:rsidRPr="005B669D">
        <w:rPr>
          <w:rFonts w:ascii="Arial Narrow" w:hAnsi="Arial Narrow" w:cs="Arial"/>
          <w:sz w:val="22"/>
          <w:szCs w:val="22"/>
        </w:rPr>
        <w:t>Uncompleted work under other contracts which, in the judgment of the County, might hinder or prevent the prompt completion of additional work if awarded</w:t>
      </w:r>
    </w:p>
    <w:p w14:paraId="0B62CDE1" w14:textId="77777777" w:rsidR="00B67EB0" w:rsidRPr="00546087" w:rsidRDefault="00B67EB0" w:rsidP="00186814">
      <w:pPr>
        <w:pStyle w:val="BodyText"/>
        <w:numPr>
          <w:ilvl w:val="0"/>
          <w:numId w:val="11"/>
        </w:numPr>
        <w:tabs>
          <w:tab w:val="clear" w:pos="2400"/>
          <w:tab w:val="left" w:pos="1080"/>
          <w:tab w:val="num" w:pos="2160"/>
        </w:tabs>
        <w:ind w:left="1080"/>
        <w:jc w:val="both"/>
        <w:rPr>
          <w:rFonts w:ascii="Arial Narrow" w:hAnsi="Arial Narrow" w:cs="Arial"/>
          <w:i/>
          <w:sz w:val="22"/>
          <w:szCs w:val="22"/>
        </w:rPr>
      </w:pPr>
      <w:r>
        <w:rPr>
          <w:rFonts w:ascii="Arial Narrow" w:hAnsi="Arial Narrow" w:cs="Arial"/>
          <w:sz w:val="22"/>
          <w:szCs w:val="22"/>
          <w:lang w:val="en-US"/>
        </w:rPr>
        <w:t xml:space="preserve">Being in arrears on existing contracts, in litigation with the County, or having </w:t>
      </w:r>
      <w:r w:rsidR="006A46F1">
        <w:rPr>
          <w:rFonts w:ascii="Arial Narrow" w:hAnsi="Arial Narrow" w:cs="Arial"/>
          <w:sz w:val="22"/>
          <w:szCs w:val="22"/>
          <w:lang w:val="en-US"/>
        </w:rPr>
        <w:t>defaulted on previous contracts</w:t>
      </w:r>
      <w:r w:rsidR="00186814">
        <w:rPr>
          <w:rFonts w:ascii="Arial Narrow" w:hAnsi="Arial Narrow" w:cs="Arial"/>
          <w:sz w:val="22"/>
          <w:szCs w:val="22"/>
          <w:lang w:val="en-US"/>
        </w:rPr>
        <w:t>.</w:t>
      </w:r>
    </w:p>
    <w:p w14:paraId="0B62CDE2" w14:textId="77777777" w:rsidR="00A403DF" w:rsidRPr="00546087" w:rsidRDefault="00A403DF" w:rsidP="00186814">
      <w:pPr>
        <w:pStyle w:val="BodyText"/>
        <w:spacing w:after="0"/>
        <w:ind w:left="900" w:hanging="300"/>
        <w:rPr>
          <w:rFonts w:ascii="Arial Narrow" w:hAnsi="Arial Narrow" w:cs="Arial"/>
          <w:sz w:val="22"/>
          <w:szCs w:val="22"/>
        </w:rPr>
      </w:pPr>
    </w:p>
    <w:p w14:paraId="0B62CDE3" w14:textId="77777777" w:rsidR="00786735" w:rsidRDefault="002640D3" w:rsidP="00786735">
      <w:pPr>
        <w:pStyle w:val="Heading3"/>
        <w:rPr>
          <w:rStyle w:val="Strong"/>
          <w:b/>
        </w:rPr>
      </w:pPr>
      <w:bookmarkStart w:id="23" w:name="_Toc454345581"/>
      <w:bookmarkStart w:id="24" w:name="_Toc220415589"/>
      <w:r>
        <w:rPr>
          <w:rStyle w:val="Strong"/>
          <w:b/>
        </w:rPr>
        <w:t>1.</w:t>
      </w:r>
      <w:r w:rsidR="0088354D">
        <w:rPr>
          <w:rStyle w:val="Strong"/>
          <w:b/>
          <w:lang w:val="en-US"/>
        </w:rPr>
        <w:t>8</w:t>
      </w:r>
      <w:r w:rsidR="00786735">
        <w:rPr>
          <w:rStyle w:val="Strong"/>
          <w:b/>
        </w:rPr>
        <w:tab/>
        <w:t>Freedom of Information Act (FOIA)</w:t>
      </w:r>
      <w:bookmarkEnd w:id="23"/>
      <w:bookmarkEnd w:id="24"/>
      <w:r w:rsidR="00786735">
        <w:rPr>
          <w:rStyle w:val="Strong"/>
          <w:b/>
        </w:rPr>
        <w:t xml:space="preserve"> </w:t>
      </w:r>
    </w:p>
    <w:p w14:paraId="0B62CDE4" w14:textId="533595AA" w:rsidR="00763DC3" w:rsidRDefault="002C6A28" w:rsidP="00186814">
      <w:pPr>
        <w:autoSpaceDE w:val="0"/>
        <w:autoSpaceDN w:val="0"/>
        <w:adjustRightInd w:val="0"/>
        <w:spacing w:line="240" w:lineRule="auto"/>
        <w:ind w:left="720"/>
        <w:jc w:val="both"/>
        <w:rPr>
          <w:rFonts w:ascii="Arial Narrow" w:hAnsi="Arial Narrow"/>
          <w:bCs/>
        </w:rPr>
      </w:pPr>
      <w:r>
        <w:rPr>
          <w:rFonts w:ascii="Arial Narrow" w:hAnsi="Arial Narrow"/>
          <w:bCs/>
        </w:rPr>
        <w:t>Bid</w:t>
      </w:r>
      <w:r w:rsidR="003A0181">
        <w:rPr>
          <w:rFonts w:ascii="Arial Narrow" w:hAnsi="Arial Narrow"/>
          <w:bCs/>
        </w:rPr>
        <w:t xml:space="preserve"> responses, resultant contract(s) and all information submitted to Wayne County </w:t>
      </w:r>
      <w:r w:rsidR="00763DC3" w:rsidRPr="00153A06">
        <w:rPr>
          <w:rFonts w:ascii="Arial Narrow" w:hAnsi="Arial Narrow"/>
          <w:bCs/>
        </w:rPr>
        <w:t xml:space="preserve">by </w:t>
      </w:r>
      <w:r w:rsidR="000519D3">
        <w:rPr>
          <w:rFonts w:ascii="Arial Narrow" w:hAnsi="Arial Narrow"/>
          <w:bCs/>
        </w:rPr>
        <w:t>b</w:t>
      </w:r>
      <w:r w:rsidR="003D7743">
        <w:rPr>
          <w:rFonts w:ascii="Arial Narrow" w:hAnsi="Arial Narrow"/>
          <w:bCs/>
        </w:rPr>
        <w:t>idder</w:t>
      </w:r>
      <w:r w:rsidR="003A0181">
        <w:rPr>
          <w:rFonts w:ascii="Arial Narrow" w:hAnsi="Arial Narrow"/>
          <w:bCs/>
        </w:rPr>
        <w:t>s and</w:t>
      </w:r>
      <w:r w:rsidR="000519D3">
        <w:rPr>
          <w:rFonts w:ascii="Arial Narrow" w:hAnsi="Arial Narrow"/>
          <w:bCs/>
        </w:rPr>
        <w:t xml:space="preserve"> subsequent</w:t>
      </w:r>
      <w:r w:rsidR="00763DC3" w:rsidRPr="00153A06">
        <w:rPr>
          <w:rFonts w:ascii="Arial Narrow" w:hAnsi="Arial Narrow"/>
          <w:bCs/>
        </w:rPr>
        <w:t xml:space="preserve"> Contractor</w:t>
      </w:r>
      <w:r w:rsidR="000519D3">
        <w:rPr>
          <w:rFonts w:ascii="Arial Narrow" w:hAnsi="Arial Narrow"/>
          <w:bCs/>
        </w:rPr>
        <w:t>(</w:t>
      </w:r>
      <w:r w:rsidR="003A0181">
        <w:rPr>
          <w:rFonts w:ascii="Arial Narrow" w:hAnsi="Arial Narrow"/>
          <w:bCs/>
        </w:rPr>
        <w:t>s</w:t>
      </w:r>
      <w:r w:rsidR="000519D3">
        <w:rPr>
          <w:rFonts w:ascii="Arial Narrow" w:hAnsi="Arial Narrow"/>
          <w:bCs/>
        </w:rPr>
        <w:t>)</w:t>
      </w:r>
      <w:r w:rsidR="00763DC3" w:rsidRPr="00153A06">
        <w:rPr>
          <w:rFonts w:ascii="Arial Narrow" w:hAnsi="Arial Narrow"/>
          <w:bCs/>
        </w:rPr>
        <w:t xml:space="preserve"> is subject to the Michigan Freedom of Information Act (FOIA), 1976 PA 442, MCL 15.231, et seq. </w:t>
      </w:r>
    </w:p>
    <w:p w14:paraId="0B62CDE5" w14:textId="77777777" w:rsidR="00763DC3" w:rsidRPr="00153A06" w:rsidRDefault="00763DC3" w:rsidP="00763DC3">
      <w:pPr>
        <w:autoSpaceDE w:val="0"/>
        <w:autoSpaceDN w:val="0"/>
        <w:adjustRightInd w:val="0"/>
        <w:spacing w:after="0" w:line="240" w:lineRule="auto"/>
        <w:ind w:left="720"/>
        <w:rPr>
          <w:rFonts w:ascii="Arial Narrow" w:hAnsi="Arial Narrow"/>
          <w:bCs/>
          <w:iCs/>
        </w:rPr>
      </w:pPr>
    </w:p>
    <w:p w14:paraId="0B62CDE6" w14:textId="77777777" w:rsidR="00794D2F" w:rsidRPr="0050280A" w:rsidRDefault="002640D3" w:rsidP="00794D2F">
      <w:pPr>
        <w:pStyle w:val="Heading3"/>
        <w:rPr>
          <w:rFonts w:ascii="Calibri" w:hAnsi="Calibri"/>
          <w:bCs/>
        </w:rPr>
      </w:pPr>
      <w:bookmarkStart w:id="25" w:name="_Toc454345582"/>
      <w:bookmarkStart w:id="26" w:name="_Toc220415590"/>
      <w:r>
        <w:rPr>
          <w:rStyle w:val="Strong"/>
          <w:b/>
        </w:rPr>
        <w:t>1.</w:t>
      </w:r>
      <w:r w:rsidR="0088354D">
        <w:rPr>
          <w:rStyle w:val="Strong"/>
          <w:b/>
          <w:lang w:val="en-US"/>
        </w:rPr>
        <w:t>9</w:t>
      </w:r>
      <w:r w:rsidR="00794D2F">
        <w:rPr>
          <w:rStyle w:val="Strong"/>
          <w:b/>
        </w:rPr>
        <w:tab/>
        <w:t>Disclosure of Contents</w:t>
      </w:r>
      <w:bookmarkEnd w:id="25"/>
      <w:bookmarkEnd w:id="26"/>
      <w:r w:rsidR="00794D2F">
        <w:rPr>
          <w:rStyle w:val="Strong"/>
          <w:b/>
        </w:rPr>
        <w:t xml:space="preserve"> </w:t>
      </w:r>
    </w:p>
    <w:p w14:paraId="0B62CDE7" w14:textId="77777777" w:rsidR="00794D2F" w:rsidRPr="005B669D" w:rsidRDefault="00794D2F" w:rsidP="00FD604F">
      <w:pPr>
        <w:pStyle w:val="BodyText"/>
        <w:tabs>
          <w:tab w:val="left" w:pos="1800"/>
        </w:tabs>
        <w:ind w:left="720"/>
        <w:jc w:val="both"/>
        <w:rPr>
          <w:rFonts w:ascii="Arial Narrow" w:hAnsi="Arial Narrow" w:cs="Arial"/>
          <w:sz w:val="22"/>
          <w:szCs w:val="22"/>
        </w:rPr>
      </w:pPr>
      <w:r w:rsidRPr="005B669D">
        <w:rPr>
          <w:rFonts w:ascii="Arial Narrow" w:hAnsi="Arial Narrow" w:cs="Arial"/>
          <w:sz w:val="22"/>
          <w:szCs w:val="22"/>
        </w:rPr>
        <w:t xml:space="preserve">All information provided in the </w:t>
      </w:r>
      <w:r w:rsidR="002C6A28">
        <w:rPr>
          <w:rFonts w:ascii="Arial Narrow" w:hAnsi="Arial Narrow" w:cs="Arial"/>
          <w:sz w:val="22"/>
          <w:szCs w:val="22"/>
        </w:rPr>
        <w:t>bid</w:t>
      </w:r>
      <w:r w:rsidRPr="005B669D">
        <w:rPr>
          <w:rFonts w:ascii="Arial Narrow" w:hAnsi="Arial Narrow" w:cs="Arial"/>
          <w:sz w:val="22"/>
          <w:szCs w:val="22"/>
        </w:rPr>
        <w:t xml:space="preserve"> shall be held in confidence and shall not be revealed or discussed with competitors, until after award of the contract except as provided by law or court decision. All material submitted with the </w:t>
      </w:r>
      <w:r w:rsidR="002C6A28">
        <w:rPr>
          <w:rFonts w:ascii="Arial Narrow" w:hAnsi="Arial Narrow" w:cs="Arial"/>
          <w:sz w:val="22"/>
          <w:szCs w:val="22"/>
        </w:rPr>
        <w:t>bid</w:t>
      </w:r>
      <w:r w:rsidRPr="005B669D">
        <w:rPr>
          <w:rFonts w:ascii="Arial Narrow" w:hAnsi="Arial Narrow" w:cs="Arial"/>
          <w:sz w:val="22"/>
          <w:szCs w:val="22"/>
        </w:rPr>
        <w:t xml:space="preserve"> becomes the property of the County and may be returned only at the County’s option.</w:t>
      </w:r>
    </w:p>
    <w:p w14:paraId="0B62CDE8" w14:textId="77777777" w:rsidR="00794D2F" w:rsidRPr="005B669D" w:rsidRDefault="003D7743" w:rsidP="00364FEE">
      <w:pPr>
        <w:pStyle w:val="BodyText"/>
        <w:tabs>
          <w:tab w:val="left" w:pos="1800"/>
        </w:tabs>
        <w:ind w:left="720"/>
        <w:jc w:val="both"/>
        <w:rPr>
          <w:rFonts w:ascii="Arial Narrow" w:hAnsi="Arial Narrow" w:cs="Arial"/>
          <w:sz w:val="22"/>
          <w:szCs w:val="22"/>
        </w:rPr>
      </w:pPr>
      <w:r>
        <w:rPr>
          <w:rFonts w:ascii="Arial Narrow" w:hAnsi="Arial Narrow" w:cs="Arial"/>
          <w:sz w:val="22"/>
          <w:szCs w:val="22"/>
          <w:lang w:val="en-US"/>
        </w:rPr>
        <w:lastRenderedPageBreak/>
        <w:t>Bidder</w:t>
      </w:r>
      <w:r w:rsidR="00794D2F" w:rsidRPr="005B669D">
        <w:rPr>
          <w:rFonts w:ascii="Arial Narrow" w:hAnsi="Arial Narrow" w:cs="Arial"/>
          <w:sz w:val="22"/>
          <w:szCs w:val="22"/>
        </w:rPr>
        <w:t xml:space="preserve">s must make no other distribution of their </w:t>
      </w:r>
      <w:r w:rsidR="002C6A28">
        <w:rPr>
          <w:rFonts w:ascii="Arial Narrow" w:hAnsi="Arial Narrow" w:cs="Arial"/>
          <w:sz w:val="22"/>
          <w:szCs w:val="22"/>
        </w:rPr>
        <w:t>bid</w:t>
      </w:r>
      <w:r w:rsidR="00794D2F" w:rsidRPr="005B669D">
        <w:rPr>
          <w:rFonts w:ascii="Arial Narrow" w:hAnsi="Arial Narrow" w:cs="Arial"/>
          <w:sz w:val="22"/>
          <w:szCs w:val="22"/>
        </w:rPr>
        <w:t xml:space="preserve">s other than authorized by this </w:t>
      </w:r>
      <w:r w:rsidR="007D5DA4">
        <w:rPr>
          <w:rFonts w:ascii="Arial Narrow" w:hAnsi="Arial Narrow" w:cs="Arial"/>
          <w:sz w:val="22"/>
          <w:szCs w:val="22"/>
        </w:rPr>
        <w:t>IFB</w:t>
      </w:r>
      <w:r w:rsidR="00794D2F" w:rsidRPr="005B669D">
        <w:rPr>
          <w:rFonts w:ascii="Arial Narrow" w:hAnsi="Arial Narrow" w:cs="Arial"/>
          <w:sz w:val="22"/>
          <w:szCs w:val="22"/>
        </w:rPr>
        <w:t xml:space="preserve">. A </w:t>
      </w:r>
      <w:r>
        <w:rPr>
          <w:rFonts w:ascii="Arial Narrow" w:hAnsi="Arial Narrow" w:cs="Arial"/>
          <w:sz w:val="22"/>
          <w:szCs w:val="22"/>
          <w:lang w:val="en-US"/>
        </w:rPr>
        <w:t>Bidder</w:t>
      </w:r>
      <w:r w:rsidR="00794D2F" w:rsidRPr="005B669D">
        <w:rPr>
          <w:rFonts w:ascii="Arial Narrow" w:hAnsi="Arial Narrow" w:cs="Arial"/>
          <w:sz w:val="22"/>
          <w:szCs w:val="22"/>
        </w:rPr>
        <w:t xml:space="preserve"> who shares cost information contained in its </w:t>
      </w:r>
      <w:r w:rsidR="002C6A28">
        <w:rPr>
          <w:rFonts w:ascii="Arial Narrow" w:hAnsi="Arial Narrow" w:cs="Arial"/>
          <w:sz w:val="22"/>
          <w:szCs w:val="22"/>
        </w:rPr>
        <w:t>bid</w:t>
      </w:r>
      <w:r w:rsidR="00794D2F" w:rsidRPr="005B669D">
        <w:rPr>
          <w:rFonts w:ascii="Arial Narrow" w:hAnsi="Arial Narrow" w:cs="Arial"/>
          <w:sz w:val="22"/>
          <w:szCs w:val="22"/>
        </w:rPr>
        <w:t xml:space="preserve"> with other County personnel or competing </w:t>
      </w:r>
      <w:r>
        <w:rPr>
          <w:rFonts w:ascii="Arial Narrow" w:hAnsi="Arial Narrow" w:cs="Arial"/>
          <w:sz w:val="22"/>
          <w:szCs w:val="22"/>
          <w:lang w:val="en-US"/>
        </w:rPr>
        <w:t>Bidder</w:t>
      </w:r>
      <w:r w:rsidR="00794D2F" w:rsidRPr="005B669D">
        <w:rPr>
          <w:rFonts w:ascii="Arial Narrow" w:hAnsi="Arial Narrow" w:cs="Arial"/>
          <w:sz w:val="22"/>
          <w:szCs w:val="22"/>
        </w:rPr>
        <w:t xml:space="preserve"> personnel shall be subject to disqualification.</w:t>
      </w:r>
    </w:p>
    <w:p w14:paraId="0B62CDE9" w14:textId="77777777" w:rsidR="00794D2F" w:rsidRPr="00546087" w:rsidRDefault="00794D2F" w:rsidP="00A25C74">
      <w:pPr>
        <w:pStyle w:val="BodyText"/>
        <w:spacing w:before="240" w:after="0"/>
        <w:ind w:left="1020" w:hanging="300"/>
        <w:rPr>
          <w:rFonts w:ascii="Arial Narrow" w:hAnsi="Arial Narrow" w:cs="Arial"/>
          <w:i/>
          <w:sz w:val="22"/>
          <w:szCs w:val="22"/>
        </w:rPr>
      </w:pPr>
    </w:p>
    <w:p w14:paraId="0B62CDEA" w14:textId="77777777" w:rsidR="002640D3" w:rsidRPr="0050280A" w:rsidRDefault="002640D3" w:rsidP="002640D3">
      <w:pPr>
        <w:pStyle w:val="Heading3"/>
        <w:rPr>
          <w:rFonts w:ascii="Calibri" w:hAnsi="Calibri"/>
          <w:bCs/>
        </w:rPr>
      </w:pPr>
      <w:bookmarkStart w:id="27" w:name="_Toc454345583"/>
      <w:bookmarkStart w:id="28" w:name="_Toc220415591"/>
      <w:r>
        <w:rPr>
          <w:rStyle w:val="Strong"/>
          <w:b/>
        </w:rPr>
        <w:t>1.1</w:t>
      </w:r>
      <w:r w:rsidR="0088354D">
        <w:rPr>
          <w:rStyle w:val="Strong"/>
          <w:b/>
          <w:lang w:val="en-US"/>
        </w:rPr>
        <w:t>0</w:t>
      </w:r>
      <w:r>
        <w:rPr>
          <w:rStyle w:val="Strong"/>
          <w:b/>
        </w:rPr>
        <w:tab/>
        <w:t>County-Based Enterprise (and other) Advantage Programs</w:t>
      </w:r>
      <w:bookmarkEnd w:id="27"/>
      <w:bookmarkEnd w:id="28"/>
      <w:r>
        <w:rPr>
          <w:rStyle w:val="Strong"/>
          <w:b/>
        </w:rPr>
        <w:t xml:space="preserve"> </w:t>
      </w:r>
    </w:p>
    <w:p w14:paraId="0B62CDEB" w14:textId="77777777" w:rsidR="003B30BE" w:rsidRDefault="003B30BE" w:rsidP="00364FEE">
      <w:pPr>
        <w:spacing w:line="240" w:lineRule="auto"/>
        <w:ind w:left="720"/>
        <w:jc w:val="both"/>
        <w:rPr>
          <w:rFonts w:ascii="Arial Narrow" w:hAnsi="Arial Narrow"/>
          <w:b/>
        </w:rPr>
      </w:pPr>
      <w:r w:rsidRPr="00CE29B3">
        <w:rPr>
          <w:rFonts w:ascii="Arial Narrow" w:hAnsi="Arial Narrow"/>
        </w:rPr>
        <w:t xml:space="preserve">Wayne County administers a procurement program that gives pricing advantages (equalization credits) to businesses located within Wayne County and to businesses located within the 10 Targeted Growth Communities within Wayne County (Detroit, Ecorse, Hamtramck, Highland Park, Inkster, Melvindale, River Rouge, Romulus, </w:t>
      </w:r>
      <w:r w:rsidR="00861DCF">
        <w:rPr>
          <w:rFonts w:ascii="Arial Narrow" w:hAnsi="Arial Narrow"/>
        </w:rPr>
        <w:t xml:space="preserve">Sumpter Township, and Taylor). </w:t>
      </w:r>
      <w:r w:rsidRPr="00CE29B3">
        <w:rPr>
          <w:rFonts w:ascii="Arial Narrow" w:hAnsi="Arial Narrow"/>
        </w:rPr>
        <w:t xml:space="preserve">The County shall apply equalization credits up to 7% to the price for </w:t>
      </w:r>
      <w:r>
        <w:rPr>
          <w:rFonts w:ascii="Arial Narrow" w:hAnsi="Arial Narrow"/>
        </w:rPr>
        <w:t>bids</w:t>
      </w:r>
      <w:r w:rsidRPr="00CE29B3">
        <w:rPr>
          <w:rFonts w:ascii="Arial Narrow" w:hAnsi="Arial Narrow"/>
        </w:rPr>
        <w:t xml:space="preserve"> submitted by certified County Based Enterprises (CBE) and 2% for Targeted Grow</w:t>
      </w:r>
      <w:r>
        <w:rPr>
          <w:rFonts w:ascii="Arial Narrow" w:hAnsi="Arial Narrow"/>
        </w:rPr>
        <w:t>th</w:t>
      </w:r>
      <w:r w:rsidRPr="00CE29B3">
        <w:rPr>
          <w:rFonts w:ascii="Arial Narrow" w:hAnsi="Arial Narrow"/>
        </w:rPr>
        <w:t xml:space="preserve"> Community Enterprise</w:t>
      </w:r>
      <w:r>
        <w:rPr>
          <w:rFonts w:ascii="Arial Narrow" w:hAnsi="Arial Narrow"/>
        </w:rPr>
        <w:t xml:space="preserve"> (TGCE</w:t>
      </w:r>
      <w:r w:rsidRPr="00CE29B3">
        <w:rPr>
          <w:rFonts w:ascii="Arial Narrow" w:hAnsi="Arial Narrow"/>
        </w:rPr>
        <w:t xml:space="preserve">). </w:t>
      </w:r>
    </w:p>
    <w:p w14:paraId="0B62CDEC" w14:textId="77777777" w:rsidR="009D23F9" w:rsidRDefault="009D23F9" w:rsidP="009D23F9">
      <w:pPr>
        <w:spacing w:after="0" w:line="240" w:lineRule="auto"/>
        <w:ind w:left="720"/>
        <w:rPr>
          <w:rFonts w:ascii="Arial Narrow" w:hAnsi="Arial Narrow"/>
          <w:b/>
        </w:rPr>
      </w:pPr>
    </w:p>
    <w:p w14:paraId="0B62CDED" w14:textId="77777777" w:rsidR="0027572A" w:rsidRPr="003D0E9C" w:rsidRDefault="0027572A" w:rsidP="0027572A">
      <w:pPr>
        <w:ind w:left="720"/>
        <w:rPr>
          <w:rFonts w:ascii="Arial Narrow" w:hAnsi="Arial Narrow"/>
          <w:b/>
        </w:rPr>
      </w:pPr>
      <w:r w:rsidRPr="003D0E9C">
        <w:rPr>
          <w:rFonts w:ascii="Arial Narrow" w:hAnsi="Arial Narrow"/>
          <w:b/>
        </w:rPr>
        <w:t xml:space="preserve">County Based Enterprise / Targeted Growth Community Enterprise Equalization Allowance Table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7"/>
        <w:gridCol w:w="1331"/>
      </w:tblGrid>
      <w:tr w:rsidR="0027572A" w:rsidRPr="0050280A" w14:paraId="0B62CDF0" w14:textId="77777777" w:rsidTr="0050280A">
        <w:trPr>
          <w:trHeight w:val="683"/>
          <w:jc w:val="center"/>
        </w:trPr>
        <w:tc>
          <w:tcPr>
            <w:tcW w:w="4177" w:type="dxa"/>
          </w:tcPr>
          <w:p w14:paraId="0B62CDEE" w14:textId="77777777" w:rsidR="0027572A" w:rsidRPr="0050280A" w:rsidRDefault="0027572A" w:rsidP="0050280A">
            <w:pPr>
              <w:jc w:val="center"/>
              <w:rPr>
                <w:rFonts w:ascii="Arial Narrow" w:hAnsi="Arial Narrow"/>
                <w:b/>
              </w:rPr>
            </w:pPr>
            <w:r w:rsidRPr="0050280A">
              <w:rPr>
                <w:rFonts w:ascii="Arial Narrow" w:hAnsi="Arial Narrow"/>
                <w:b/>
              </w:rPr>
              <w:t>Contract Amount</w:t>
            </w:r>
          </w:p>
        </w:tc>
        <w:tc>
          <w:tcPr>
            <w:tcW w:w="1331" w:type="dxa"/>
          </w:tcPr>
          <w:p w14:paraId="0B62CDEF" w14:textId="77777777" w:rsidR="0027572A" w:rsidRPr="0050280A" w:rsidRDefault="0027572A" w:rsidP="0050280A">
            <w:pPr>
              <w:jc w:val="center"/>
              <w:rPr>
                <w:rFonts w:ascii="Arial Narrow" w:hAnsi="Arial Narrow"/>
                <w:b/>
              </w:rPr>
            </w:pPr>
            <w:r w:rsidRPr="0050280A">
              <w:rPr>
                <w:rFonts w:ascii="Arial Narrow" w:hAnsi="Arial Narrow"/>
                <w:b/>
              </w:rPr>
              <w:t>Equalization</w:t>
            </w:r>
            <w:r w:rsidRPr="0050280A">
              <w:rPr>
                <w:rFonts w:ascii="Arial Narrow" w:hAnsi="Arial Narrow"/>
                <w:b/>
              </w:rPr>
              <w:br/>
              <w:t>Percentage</w:t>
            </w:r>
          </w:p>
        </w:tc>
      </w:tr>
      <w:tr w:rsidR="0027572A" w:rsidRPr="0050280A" w14:paraId="0B62CDF3" w14:textId="77777777" w:rsidTr="0050280A">
        <w:trPr>
          <w:jc w:val="center"/>
        </w:trPr>
        <w:tc>
          <w:tcPr>
            <w:tcW w:w="4177" w:type="dxa"/>
          </w:tcPr>
          <w:p w14:paraId="0B62CDF1" w14:textId="77777777" w:rsidR="0027572A" w:rsidRPr="0050280A" w:rsidRDefault="0027572A" w:rsidP="003442B7">
            <w:pPr>
              <w:rPr>
                <w:rFonts w:ascii="Arial Narrow" w:hAnsi="Arial Narrow"/>
              </w:rPr>
            </w:pPr>
            <w:r w:rsidRPr="0050280A">
              <w:rPr>
                <w:rFonts w:ascii="Arial Narrow" w:hAnsi="Arial Narrow"/>
              </w:rPr>
              <w:t>Up to $50,000</w:t>
            </w:r>
            <w:r w:rsidR="004D7C0D">
              <w:rPr>
                <w:rFonts w:ascii="Arial Narrow" w:hAnsi="Arial Narrow"/>
              </w:rPr>
              <w:t xml:space="preserve"> (CBE)</w:t>
            </w:r>
          </w:p>
        </w:tc>
        <w:tc>
          <w:tcPr>
            <w:tcW w:w="1331" w:type="dxa"/>
          </w:tcPr>
          <w:p w14:paraId="0B62CDF2" w14:textId="77777777" w:rsidR="0027572A" w:rsidRPr="0050280A" w:rsidRDefault="0027572A" w:rsidP="0050280A">
            <w:pPr>
              <w:jc w:val="center"/>
              <w:rPr>
                <w:rFonts w:ascii="Arial Narrow" w:hAnsi="Arial Narrow"/>
              </w:rPr>
            </w:pPr>
            <w:r w:rsidRPr="0050280A">
              <w:rPr>
                <w:rFonts w:ascii="Arial Narrow" w:hAnsi="Arial Narrow"/>
              </w:rPr>
              <w:t>7%</w:t>
            </w:r>
          </w:p>
        </w:tc>
      </w:tr>
      <w:tr w:rsidR="0027572A" w:rsidRPr="0050280A" w14:paraId="0B62CDF6" w14:textId="77777777" w:rsidTr="0050280A">
        <w:trPr>
          <w:jc w:val="center"/>
        </w:trPr>
        <w:tc>
          <w:tcPr>
            <w:tcW w:w="4177" w:type="dxa"/>
          </w:tcPr>
          <w:p w14:paraId="0B62CDF4" w14:textId="77777777" w:rsidR="0027572A" w:rsidRPr="0050280A" w:rsidRDefault="0027572A" w:rsidP="003442B7">
            <w:pPr>
              <w:rPr>
                <w:rFonts w:ascii="Arial Narrow" w:hAnsi="Arial Narrow"/>
              </w:rPr>
            </w:pPr>
            <w:r w:rsidRPr="0050280A">
              <w:rPr>
                <w:rFonts w:ascii="Arial Narrow" w:hAnsi="Arial Narrow"/>
              </w:rPr>
              <w:t>$50,000 to $200,00</w:t>
            </w:r>
            <w:r w:rsidR="004E4351">
              <w:rPr>
                <w:rFonts w:ascii="Arial Narrow" w:hAnsi="Arial Narrow"/>
              </w:rPr>
              <w:t>0</w:t>
            </w:r>
            <w:r w:rsidR="004D7C0D">
              <w:rPr>
                <w:rFonts w:ascii="Arial Narrow" w:hAnsi="Arial Narrow"/>
              </w:rPr>
              <w:t xml:space="preserve"> (CBE)</w:t>
            </w:r>
          </w:p>
        </w:tc>
        <w:tc>
          <w:tcPr>
            <w:tcW w:w="1331" w:type="dxa"/>
          </w:tcPr>
          <w:p w14:paraId="0B62CDF5" w14:textId="77777777" w:rsidR="0027572A" w:rsidRPr="0050280A" w:rsidRDefault="0027572A" w:rsidP="0050280A">
            <w:pPr>
              <w:jc w:val="center"/>
              <w:rPr>
                <w:rFonts w:ascii="Arial Narrow" w:hAnsi="Arial Narrow"/>
              </w:rPr>
            </w:pPr>
            <w:r w:rsidRPr="0050280A">
              <w:rPr>
                <w:rFonts w:ascii="Arial Narrow" w:hAnsi="Arial Narrow"/>
              </w:rPr>
              <w:t>5%</w:t>
            </w:r>
          </w:p>
        </w:tc>
      </w:tr>
      <w:tr w:rsidR="0027572A" w:rsidRPr="0050280A" w14:paraId="0B62CDF9" w14:textId="77777777" w:rsidTr="0050280A">
        <w:trPr>
          <w:jc w:val="center"/>
        </w:trPr>
        <w:tc>
          <w:tcPr>
            <w:tcW w:w="4177" w:type="dxa"/>
          </w:tcPr>
          <w:p w14:paraId="0B62CDF7" w14:textId="77777777" w:rsidR="0027572A" w:rsidRPr="0050280A" w:rsidRDefault="0027572A" w:rsidP="003442B7">
            <w:pPr>
              <w:rPr>
                <w:rFonts w:ascii="Arial Narrow" w:hAnsi="Arial Narrow"/>
              </w:rPr>
            </w:pPr>
            <w:r w:rsidRPr="0050280A">
              <w:rPr>
                <w:rFonts w:ascii="Arial Narrow" w:hAnsi="Arial Narrow"/>
              </w:rPr>
              <w:t>$200,000.01 and over</w:t>
            </w:r>
            <w:r w:rsidR="004D7C0D">
              <w:rPr>
                <w:rFonts w:ascii="Arial Narrow" w:hAnsi="Arial Narrow"/>
              </w:rPr>
              <w:t xml:space="preserve"> (CBE)</w:t>
            </w:r>
          </w:p>
        </w:tc>
        <w:tc>
          <w:tcPr>
            <w:tcW w:w="1331" w:type="dxa"/>
          </w:tcPr>
          <w:p w14:paraId="0B62CDF8" w14:textId="77777777" w:rsidR="0027572A" w:rsidRPr="0050280A" w:rsidRDefault="0027572A" w:rsidP="0050280A">
            <w:pPr>
              <w:jc w:val="center"/>
              <w:rPr>
                <w:rFonts w:ascii="Arial Narrow" w:hAnsi="Arial Narrow"/>
              </w:rPr>
            </w:pPr>
            <w:r w:rsidRPr="0050280A">
              <w:rPr>
                <w:rFonts w:ascii="Arial Narrow" w:hAnsi="Arial Narrow"/>
              </w:rPr>
              <w:t>2%</w:t>
            </w:r>
          </w:p>
        </w:tc>
      </w:tr>
      <w:tr w:rsidR="0027572A" w:rsidRPr="0050280A" w14:paraId="0B62CDFC" w14:textId="77777777" w:rsidTr="0050280A">
        <w:trPr>
          <w:jc w:val="center"/>
        </w:trPr>
        <w:tc>
          <w:tcPr>
            <w:tcW w:w="4177" w:type="dxa"/>
          </w:tcPr>
          <w:p w14:paraId="0B62CDFA" w14:textId="77777777" w:rsidR="0027572A" w:rsidRPr="0050280A" w:rsidRDefault="0027572A" w:rsidP="003442B7">
            <w:pPr>
              <w:rPr>
                <w:rFonts w:ascii="Arial Narrow" w:hAnsi="Arial Narrow"/>
              </w:rPr>
            </w:pPr>
            <w:r w:rsidRPr="0050280A">
              <w:rPr>
                <w:rFonts w:ascii="Arial Narrow" w:hAnsi="Arial Narrow"/>
              </w:rPr>
              <w:t>Targeted Growth Community Enterprise (TGCE)</w:t>
            </w:r>
          </w:p>
        </w:tc>
        <w:tc>
          <w:tcPr>
            <w:tcW w:w="1331" w:type="dxa"/>
          </w:tcPr>
          <w:p w14:paraId="0B62CDFB" w14:textId="77777777" w:rsidR="0027572A" w:rsidRPr="0050280A" w:rsidRDefault="0027572A" w:rsidP="0050280A">
            <w:pPr>
              <w:jc w:val="center"/>
              <w:rPr>
                <w:rFonts w:ascii="Arial Narrow" w:hAnsi="Arial Narrow"/>
              </w:rPr>
            </w:pPr>
            <w:r w:rsidRPr="0050280A">
              <w:rPr>
                <w:rFonts w:ascii="Arial Narrow" w:hAnsi="Arial Narrow"/>
              </w:rPr>
              <w:t>2%</w:t>
            </w:r>
          </w:p>
        </w:tc>
      </w:tr>
    </w:tbl>
    <w:p w14:paraId="0B62CDFD" w14:textId="77777777" w:rsidR="0027572A" w:rsidRDefault="0027572A" w:rsidP="00FD604F">
      <w:pPr>
        <w:ind w:left="720"/>
        <w:jc w:val="both"/>
        <w:rPr>
          <w:rFonts w:ascii="Arial Narrow" w:hAnsi="Arial Narrow"/>
          <w:b/>
          <w:i/>
        </w:rPr>
      </w:pPr>
      <w:r>
        <w:rPr>
          <w:rFonts w:ascii="Arial Narrow" w:hAnsi="Arial Narrow"/>
        </w:rPr>
        <w:br/>
      </w:r>
      <w:r w:rsidR="002E317B" w:rsidRPr="00CE29B3">
        <w:rPr>
          <w:rFonts w:ascii="Arial Narrow" w:hAnsi="Arial Narrow"/>
        </w:rPr>
        <w:t>This program also includes five additional certifications that provide business</w:t>
      </w:r>
      <w:r w:rsidR="002E317B">
        <w:rPr>
          <w:rFonts w:ascii="Arial Narrow" w:hAnsi="Arial Narrow"/>
        </w:rPr>
        <w:t xml:space="preserve">es with equalization credits.   </w:t>
      </w:r>
      <w:r w:rsidR="002E317B" w:rsidRPr="003D0E9C">
        <w:rPr>
          <w:rFonts w:ascii="Arial Narrow" w:hAnsi="Arial Narrow"/>
        </w:rPr>
        <w:t>The five additional certifications are</w:t>
      </w:r>
      <w:r w:rsidR="002E317B">
        <w:rPr>
          <w:rFonts w:ascii="Arial Narrow" w:hAnsi="Arial Narrow"/>
        </w:rPr>
        <w:t xml:space="preserve">: </w:t>
      </w:r>
      <w:r w:rsidR="002E317B" w:rsidRPr="003D0E9C">
        <w:rPr>
          <w:rFonts w:ascii="Arial Narrow" w:hAnsi="Arial Narrow"/>
        </w:rPr>
        <w:t>Small Business Enterprise (SBE), Expanding Business Enterprise (EBE), Joint Venture (J</w:t>
      </w:r>
      <w:r w:rsidR="002E317B">
        <w:rPr>
          <w:rFonts w:ascii="Arial Narrow" w:hAnsi="Arial Narrow"/>
        </w:rPr>
        <w:t xml:space="preserve">V), Mentor Venture (MV) and </w:t>
      </w:r>
      <w:r w:rsidR="002E317B" w:rsidRPr="003D0E9C">
        <w:rPr>
          <w:rFonts w:ascii="Arial Narrow" w:hAnsi="Arial Narrow"/>
        </w:rPr>
        <w:t>Veteran Enterprise (VE). These equalization credits for qualifying certified suppliers have maximum allowable credits that cannot exceed 10%</w:t>
      </w:r>
      <w:r w:rsidR="002E317B">
        <w:rPr>
          <w:rFonts w:ascii="Arial Narrow" w:hAnsi="Arial Narrow"/>
        </w:rPr>
        <w:t xml:space="preserve"> of the price</w:t>
      </w:r>
      <w:r w:rsidR="002E317B" w:rsidRPr="003D0E9C">
        <w:rPr>
          <w:rFonts w:ascii="Arial Narrow" w:hAnsi="Arial Narrow"/>
        </w:rPr>
        <w:t>.  A</w:t>
      </w:r>
      <w:r w:rsidR="002E317B">
        <w:rPr>
          <w:rFonts w:ascii="Arial Narrow" w:hAnsi="Arial Narrow"/>
        </w:rPr>
        <w:t>ll</w:t>
      </w:r>
      <w:r w:rsidR="002E317B" w:rsidRPr="003D0E9C">
        <w:rPr>
          <w:rFonts w:ascii="Arial Narrow" w:hAnsi="Arial Narrow"/>
        </w:rPr>
        <w:t xml:space="preserve"> suppliers</w:t>
      </w:r>
      <w:r w:rsidR="004A36EA">
        <w:rPr>
          <w:rFonts w:ascii="Arial Narrow" w:hAnsi="Arial Narrow"/>
        </w:rPr>
        <w:t xml:space="preserve">, </w:t>
      </w:r>
      <w:r w:rsidR="002E317B" w:rsidRPr="003D0E9C">
        <w:rPr>
          <w:rFonts w:ascii="Arial Narrow" w:hAnsi="Arial Narrow"/>
        </w:rPr>
        <w:t xml:space="preserve">who wish to receive </w:t>
      </w:r>
      <w:proofErr w:type="gramStart"/>
      <w:r w:rsidR="002E317B" w:rsidRPr="003D0E9C">
        <w:rPr>
          <w:rFonts w:ascii="Arial Narrow" w:hAnsi="Arial Narrow"/>
        </w:rPr>
        <w:t>credits</w:t>
      </w:r>
      <w:proofErr w:type="gramEnd"/>
      <w:r w:rsidR="002E317B" w:rsidRPr="003D0E9C">
        <w:rPr>
          <w:rFonts w:ascii="Arial Narrow" w:hAnsi="Arial Narrow"/>
        </w:rPr>
        <w:t xml:space="preserve"> for their </w:t>
      </w:r>
      <w:r w:rsidR="002E317B">
        <w:rPr>
          <w:rFonts w:ascii="Arial Narrow" w:hAnsi="Arial Narrow"/>
        </w:rPr>
        <w:t>bid</w:t>
      </w:r>
      <w:r w:rsidR="002E317B" w:rsidRPr="003D0E9C">
        <w:rPr>
          <w:rFonts w:ascii="Arial Narrow" w:hAnsi="Arial Narrow"/>
        </w:rPr>
        <w:t>s</w:t>
      </w:r>
      <w:r w:rsidR="002E317B" w:rsidRPr="003D0E9C">
        <w:rPr>
          <w:rFonts w:ascii="Arial Narrow" w:hAnsi="Arial Narrow"/>
          <w:i/>
        </w:rPr>
        <w:t xml:space="preserve">, </w:t>
      </w:r>
      <w:r w:rsidR="002E317B" w:rsidRPr="008A017F">
        <w:rPr>
          <w:rFonts w:ascii="Arial Narrow" w:hAnsi="Arial Narrow"/>
          <w:b/>
          <w:i/>
        </w:rPr>
        <w:t>m</w:t>
      </w:r>
      <w:r w:rsidR="002E317B" w:rsidRPr="003D0E9C">
        <w:rPr>
          <w:rFonts w:ascii="Arial Narrow" w:hAnsi="Arial Narrow"/>
          <w:b/>
          <w:i/>
        </w:rPr>
        <w:t xml:space="preserve">ust be certified by the Human Relations Division at the time of Bid </w:t>
      </w:r>
      <w:r w:rsidR="002E317B">
        <w:rPr>
          <w:rFonts w:ascii="Arial Narrow" w:hAnsi="Arial Narrow"/>
          <w:b/>
          <w:i/>
        </w:rPr>
        <w:t>and m</w:t>
      </w:r>
      <w:r w:rsidR="002E317B" w:rsidRPr="003D0E9C">
        <w:rPr>
          <w:rFonts w:ascii="Arial Narrow" w:hAnsi="Arial Narrow"/>
          <w:b/>
          <w:i/>
        </w:rPr>
        <w:t>ust submit a copy of their current certification in the bid.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5"/>
        <w:gridCol w:w="1279"/>
      </w:tblGrid>
      <w:tr w:rsidR="0027572A" w:rsidRPr="0050280A" w14:paraId="0B62CE00" w14:textId="77777777" w:rsidTr="0050280A">
        <w:trPr>
          <w:jc w:val="center"/>
        </w:trPr>
        <w:tc>
          <w:tcPr>
            <w:tcW w:w="3355" w:type="dxa"/>
          </w:tcPr>
          <w:p w14:paraId="0B62CDFE" w14:textId="77777777" w:rsidR="0027572A" w:rsidRPr="0050280A" w:rsidRDefault="0027572A" w:rsidP="0050280A">
            <w:pPr>
              <w:jc w:val="center"/>
              <w:rPr>
                <w:rFonts w:ascii="Arial Narrow" w:hAnsi="Arial Narrow"/>
                <w:b/>
              </w:rPr>
            </w:pPr>
            <w:r w:rsidRPr="0050280A">
              <w:rPr>
                <w:rFonts w:ascii="Arial Narrow" w:hAnsi="Arial Narrow"/>
                <w:b/>
              </w:rPr>
              <w:t>Certification Eligible for Equalization Credits</w:t>
            </w:r>
          </w:p>
        </w:tc>
        <w:tc>
          <w:tcPr>
            <w:tcW w:w="1279" w:type="dxa"/>
          </w:tcPr>
          <w:p w14:paraId="0B62CDFF" w14:textId="77777777" w:rsidR="0027572A" w:rsidRPr="0050280A" w:rsidRDefault="0027572A" w:rsidP="0050280A">
            <w:pPr>
              <w:jc w:val="center"/>
              <w:rPr>
                <w:rFonts w:ascii="Arial Narrow" w:hAnsi="Arial Narrow"/>
                <w:b/>
              </w:rPr>
            </w:pPr>
            <w:r w:rsidRPr="0050280A">
              <w:rPr>
                <w:rFonts w:ascii="Arial Narrow" w:hAnsi="Arial Narrow"/>
                <w:b/>
              </w:rPr>
              <w:t>Equalization Percentage</w:t>
            </w:r>
          </w:p>
        </w:tc>
      </w:tr>
      <w:tr w:rsidR="0027572A" w:rsidRPr="0050280A" w14:paraId="0B62CE03" w14:textId="77777777" w:rsidTr="0050280A">
        <w:trPr>
          <w:jc w:val="center"/>
        </w:trPr>
        <w:tc>
          <w:tcPr>
            <w:tcW w:w="3355" w:type="dxa"/>
          </w:tcPr>
          <w:p w14:paraId="0B62CE01" w14:textId="77777777" w:rsidR="0027572A" w:rsidRPr="0050280A" w:rsidRDefault="0027572A" w:rsidP="003442B7">
            <w:pPr>
              <w:rPr>
                <w:rFonts w:ascii="Arial Narrow" w:hAnsi="Arial Narrow"/>
              </w:rPr>
            </w:pPr>
            <w:r w:rsidRPr="0050280A">
              <w:rPr>
                <w:rFonts w:ascii="Arial Narrow" w:hAnsi="Arial Narrow"/>
              </w:rPr>
              <w:t>Small Business Enterprise (SBE)</w:t>
            </w:r>
          </w:p>
        </w:tc>
        <w:tc>
          <w:tcPr>
            <w:tcW w:w="1279" w:type="dxa"/>
          </w:tcPr>
          <w:p w14:paraId="0B62CE02" w14:textId="77777777" w:rsidR="0027572A" w:rsidRPr="0050280A" w:rsidRDefault="0027572A" w:rsidP="0050280A">
            <w:pPr>
              <w:jc w:val="center"/>
              <w:rPr>
                <w:rFonts w:ascii="Arial Narrow" w:hAnsi="Arial Narrow"/>
              </w:rPr>
            </w:pPr>
            <w:r w:rsidRPr="0050280A">
              <w:rPr>
                <w:rFonts w:ascii="Arial Narrow" w:hAnsi="Arial Narrow"/>
              </w:rPr>
              <w:t>2%</w:t>
            </w:r>
          </w:p>
        </w:tc>
      </w:tr>
      <w:tr w:rsidR="0027572A" w:rsidRPr="0050280A" w14:paraId="0B62CE06" w14:textId="77777777" w:rsidTr="0050280A">
        <w:trPr>
          <w:jc w:val="center"/>
        </w:trPr>
        <w:tc>
          <w:tcPr>
            <w:tcW w:w="3355" w:type="dxa"/>
          </w:tcPr>
          <w:p w14:paraId="0B62CE04" w14:textId="77777777" w:rsidR="0027572A" w:rsidRPr="0050280A" w:rsidRDefault="0027572A" w:rsidP="003442B7">
            <w:pPr>
              <w:rPr>
                <w:rFonts w:ascii="Arial Narrow" w:hAnsi="Arial Narrow"/>
              </w:rPr>
            </w:pPr>
            <w:r w:rsidRPr="0050280A">
              <w:rPr>
                <w:rFonts w:ascii="Arial Narrow" w:hAnsi="Arial Narrow"/>
              </w:rPr>
              <w:t>Expanding Business Enterprise (EBE)</w:t>
            </w:r>
          </w:p>
        </w:tc>
        <w:tc>
          <w:tcPr>
            <w:tcW w:w="1279" w:type="dxa"/>
          </w:tcPr>
          <w:p w14:paraId="0B62CE05" w14:textId="77777777" w:rsidR="0027572A" w:rsidRPr="0050280A" w:rsidRDefault="0027572A" w:rsidP="0050280A">
            <w:pPr>
              <w:jc w:val="center"/>
              <w:rPr>
                <w:rFonts w:ascii="Arial Narrow" w:hAnsi="Arial Narrow"/>
              </w:rPr>
            </w:pPr>
            <w:r w:rsidRPr="0050280A">
              <w:rPr>
                <w:rFonts w:ascii="Arial Narrow" w:hAnsi="Arial Narrow"/>
              </w:rPr>
              <w:t>2%</w:t>
            </w:r>
          </w:p>
        </w:tc>
      </w:tr>
      <w:tr w:rsidR="0027572A" w:rsidRPr="0050280A" w14:paraId="0B62CE09" w14:textId="77777777" w:rsidTr="0050280A">
        <w:trPr>
          <w:jc w:val="center"/>
        </w:trPr>
        <w:tc>
          <w:tcPr>
            <w:tcW w:w="3355" w:type="dxa"/>
          </w:tcPr>
          <w:p w14:paraId="0B62CE07" w14:textId="77777777" w:rsidR="0027572A" w:rsidRPr="0050280A" w:rsidRDefault="0027572A" w:rsidP="003442B7">
            <w:pPr>
              <w:rPr>
                <w:rFonts w:ascii="Arial Narrow" w:hAnsi="Arial Narrow"/>
              </w:rPr>
            </w:pPr>
            <w:r w:rsidRPr="0050280A">
              <w:rPr>
                <w:rFonts w:ascii="Arial Narrow" w:hAnsi="Arial Narrow"/>
              </w:rPr>
              <w:t>Joint Venture (JV)</w:t>
            </w:r>
          </w:p>
        </w:tc>
        <w:tc>
          <w:tcPr>
            <w:tcW w:w="1279" w:type="dxa"/>
          </w:tcPr>
          <w:p w14:paraId="0B62CE08" w14:textId="77777777" w:rsidR="0027572A" w:rsidRPr="0050280A" w:rsidRDefault="0027572A" w:rsidP="0050280A">
            <w:pPr>
              <w:jc w:val="center"/>
              <w:rPr>
                <w:rFonts w:ascii="Arial Narrow" w:hAnsi="Arial Narrow"/>
              </w:rPr>
            </w:pPr>
            <w:r w:rsidRPr="0050280A">
              <w:rPr>
                <w:rFonts w:ascii="Arial Narrow" w:hAnsi="Arial Narrow"/>
              </w:rPr>
              <w:t>2%</w:t>
            </w:r>
          </w:p>
        </w:tc>
      </w:tr>
      <w:tr w:rsidR="0027572A" w:rsidRPr="0050280A" w14:paraId="0B62CE0C" w14:textId="77777777" w:rsidTr="0050280A">
        <w:trPr>
          <w:jc w:val="center"/>
        </w:trPr>
        <w:tc>
          <w:tcPr>
            <w:tcW w:w="3355" w:type="dxa"/>
          </w:tcPr>
          <w:p w14:paraId="0B62CE0A" w14:textId="77777777" w:rsidR="0027572A" w:rsidRPr="0050280A" w:rsidRDefault="0027572A" w:rsidP="003442B7">
            <w:pPr>
              <w:rPr>
                <w:rFonts w:ascii="Arial Narrow" w:hAnsi="Arial Narrow"/>
              </w:rPr>
            </w:pPr>
            <w:r w:rsidRPr="0050280A">
              <w:rPr>
                <w:rFonts w:ascii="Arial Narrow" w:hAnsi="Arial Narrow"/>
              </w:rPr>
              <w:lastRenderedPageBreak/>
              <w:t>Mentor Venture (MV)</w:t>
            </w:r>
          </w:p>
        </w:tc>
        <w:tc>
          <w:tcPr>
            <w:tcW w:w="1279" w:type="dxa"/>
          </w:tcPr>
          <w:p w14:paraId="0B62CE0B" w14:textId="77777777" w:rsidR="0027572A" w:rsidRPr="0050280A" w:rsidRDefault="0027572A" w:rsidP="0050280A">
            <w:pPr>
              <w:jc w:val="center"/>
              <w:rPr>
                <w:rFonts w:ascii="Arial Narrow" w:hAnsi="Arial Narrow"/>
              </w:rPr>
            </w:pPr>
            <w:r w:rsidRPr="0050280A">
              <w:rPr>
                <w:rFonts w:ascii="Arial Narrow" w:hAnsi="Arial Narrow"/>
              </w:rPr>
              <w:t>2%</w:t>
            </w:r>
          </w:p>
        </w:tc>
      </w:tr>
      <w:tr w:rsidR="0027572A" w:rsidRPr="0050280A" w14:paraId="0B62CE0F" w14:textId="77777777" w:rsidTr="0050280A">
        <w:trPr>
          <w:jc w:val="center"/>
        </w:trPr>
        <w:tc>
          <w:tcPr>
            <w:tcW w:w="3355" w:type="dxa"/>
          </w:tcPr>
          <w:p w14:paraId="0B62CE0D" w14:textId="77777777" w:rsidR="0027572A" w:rsidRPr="0050280A" w:rsidRDefault="0027572A" w:rsidP="003442B7">
            <w:pPr>
              <w:rPr>
                <w:rFonts w:ascii="Arial Narrow" w:hAnsi="Arial Narrow"/>
              </w:rPr>
            </w:pPr>
            <w:r w:rsidRPr="0050280A">
              <w:rPr>
                <w:rFonts w:ascii="Arial Narrow" w:hAnsi="Arial Narrow"/>
              </w:rPr>
              <w:t>Veteran Enterprise (VE)</w:t>
            </w:r>
          </w:p>
        </w:tc>
        <w:tc>
          <w:tcPr>
            <w:tcW w:w="1279" w:type="dxa"/>
          </w:tcPr>
          <w:p w14:paraId="0B62CE0E" w14:textId="77777777" w:rsidR="0027572A" w:rsidRPr="0050280A" w:rsidRDefault="0027572A" w:rsidP="0050280A">
            <w:pPr>
              <w:jc w:val="center"/>
              <w:rPr>
                <w:rFonts w:ascii="Arial Narrow" w:hAnsi="Arial Narrow"/>
              </w:rPr>
            </w:pPr>
            <w:r w:rsidRPr="0050280A">
              <w:rPr>
                <w:rFonts w:ascii="Arial Narrow" w:hAnsi="Arial Narrow"/>
              </w:rPr>
              <w:t>2%</w:t>
            </w:r>
          </w:p>
        </w:tc>
      </w:tr>
    </w:tbl>
    <w:p w14:paraId="0B62CE10" w14:textId="77777777" w:rsidR="0027572A" w:rsidRPr="008A017F" w:rsidRDefault="0027572A" w:rsidP="0027572A">
      <w:pPr>
        <w:jc w:val="center"/>
        <w:rPr>
          <w:rFonts w:ascii="Arial Narrow" w:hAnsi="Arial Narrow"/>
          <w:b/>
          <w:sz w:val="18"/>
          <w:szCs w:val="18"/>
          <w:u w:val="single"/>
        </w:rPr>
      </w:pPr>
      <w:r w:rsidRPr="008A017F">
        <w:rPr>
          <w:rFonts w:ascii="Arial Narrow" w:hAnsi="Arial Narrow"/>
          <w:b/>
          <w:sz w:val="18"/>
          <w:szCs w:val="18"/>
        </w:rPr>
        <w:t>Equalization Allowance table for SBE, EBE, JV, MV, VE</w:t>
      </w:r>
    </w:p>
    <w:p w14:paraId="0B62CE11" w14:textId="77777777" w:rsidR="002E317B" w:rsidRPr="00FF5FE2" w:rsidRDefault="002E317B" w:rsidP="00FD604F">
      <w:pPr>
        <w:tabs>
          <w:tab w:val="left" w:pos="720"/>
        </w:tabs>
        <w:spacing w:after="0"/>
        <w:ind w:left="720"/>
        <w:jc w:val="both"/>
        <w:rPr>
          <w:rFonts w:ascii="Arial Narrow" w:hAnsi="Arial Narrow"/>
          <w:b/>
        </w:rPr>
      </w:pPr>
      <w:r w:rsidRPr="00FF5FE2">
        <w:rPr>
          <w:rFonts w:ascii="Arial Narrow" w:hAnsi="Arial Narrow"/>
          <w:b/>
        </w:rPr>
        <w:t xml:space="preserve">If you have questions regarding certification or to apply for certification please visit Human Relations website at </w:t>
      </w:r>
      <w:hyperlink r:id="rId10" w:history="1">
        <w:r w:rsidRPr="00F03FC3">
          <w:rPr>
            <w:rStyle w:val="Hyperlink"/>
            <w:rFonts w:ascii="Arial Narrow" w:hAnsi="Arial Narrow"/>
          </w:rPr>
          <w:t>https://www.waynecounty.com/departments/corpcounsel/certification-program.aspx</w:t>
        </w:r>
      </w:hyperlink>
      <w:r>
        <w:rPr>
          <w:rFonts w:ascii="Arial Narrow" w:hAnsi="Arial Narrow"/>
        </w:rPr>
        <w:t xml:space="preserve"> </w:t>
      </w:r>
      <w:r w:rsidRPr="00FF5FE2">
        <w:rPr>
          <w:rFonts w:ascii="Arial Narrow" w:hAnsi="Arial Narrow"/>
          <w:b/>
        </w:rPr>
        <w:t>or call the office (313) 224-5021.</w:t>
      </w:r>
    </w:p>
    <w:p w14:paraId="0B62CE12" w14:textId="77777777" w:rsidR="002E317B" w:rsidRPr="00FF5FE2" w:rsidRDefault="002E317B" w:rsidP="00FD604F">
      <w:pPr>
        <w:tabs>
          <w:tab w:val="left" w:pos="720"/>
        </w:tabs>
        <w:spacing w:after="0"/>
        <w:ind w:left="720"/>
        <w:jc w:val="both"/>
        <w:rPr>
          <w:rFonts w:ascii="Arial Narrow" w:hAnsi="Arial Narrow"/>
          <w:b/>
        </w:rPr>
      </w:pPr>
    </w:p>
    <w:p w14:paraId="0B62CE13" w14:textId="1EBC8FD9" w:rsidR="002E317B" w:rsidRPr="004A36EA" w:rsidRDefault="002E317B" w:rsidP="00364FEE">
      <w:pPr>
        <w:spacing w:line="240" w:lineRule="auto"/>
        <w:ind w:left="720"/>
        <w:jc w:val="both"/>
        <w:rPr>
          <w:rStyle w:val="Strong"/>
          <w:rFonts w:ascii="Arial Narrow" w:hAnsi="Arial Narrow"/>
          <w:bCs w:val="0"/>
          <w:i/>
        </w:rPr>
      </w:pPr>
      <w:r w:rsidRPr="00FF5FE2">
        <w:rPr>
          <w:rFonts w:ascii="Arial Narrow" w:hAnsi="Arial Narrow" w:cs="Arial"/>
        </w:rPr>
        <w:t>Most federal and state</w:t>
      </w:r>
      <w:r w:rsidR="00C0383E">
        <w:rPr>
          <w:rFonts w:ascii="Arial Narrow" w:hAnsi="Arial Narrow" w:cs="Arial"/>
        </w:rPr>
        <w:t>-</w:t>
      </w:r>
      <w:r w:rsidRPr="00FF5FE2">
        <w:rPr>
          <w:rFonts w:ascii="Arial Narrow" w:hAnsi="Arial Narrow" w:cs="Arial"/>
        </w:rPr>
        <w:t>funded projects will not include the application of geographic advantages such as the CBE and TGCE in accordance with funding requirements</w:t>
      </w:r>
      <w:r w:rsidR="00C0383E">
        <w:rPr>
          <w:rFonts w:ascii="Arial Narrow" w:hAnsi="Arial Narrow" w:cs="Arial"/>
        </w:rPr>
        <w:t>,</w:t>
      </w:r>
      <w:r w:rsidRPr="00FF5FE2">
        <w:rPr>
          <w:rFonts w:ascii="Arial Narrow" w:hAnsi="Arial Narrow" w:cs="Arial"/>
        </w:rPr>
        <w:t xml:space="preserve"> as well as other advantage categories; in these cases, equalization credits will not apply.</w:t>
      </w:r>
      <w:r w:rsidRPr="00FF5FE2">
        <w:rPr>
          <w:rFonts w:ascii="Arial Narrow" w:hAnsi="Arial Narrow"/>
          <w:b/>
          <w:i/>
        </w:rPr>
        <w:t xml:space="preserve"> </w:t>
      </w:r>
    </w:p>
    <w:p w14:paraId="0B62CE14" w14:textId="77777777" w:rsidR="00805A06" w:rsidRPr="005B669D" w:rsidRDefault="00805A06" w:rsidP="00A25C74">
      <w:pPr>
        <w:autoSpaceDE w:val="0"/>
        <w:autoSpaceDN w:val="0"/>
        <w:adjustRightInd w:val="0"/>
        <w:spacing w:before="240" w:after="0" w:line="240" w:lineRule="auto"/>
        <w:ind w:left="720"/>
        <w:rPr>
          <w:rStyle w:val="Strong"/>
          <w:rFonts w:ascii="Arial Narrow" w:hAnsi="Arial Narrow"/>
          <w:b w:val="0"/>
          <w:iCs/>
        </w:rPr>
      </w:pPr>
      <w:bookmarkStart w:id="29" w:name="_Toc353999797"/>
    </w:p>
    <w:p w14:paraId="0B62CE15" w14:textId="77777777" w:rsidR="005A66C5" w:rsidRPr="0064663D" w:rsidRDefault="005A66C5" w:rsidP="005A66C5">
      <w:pPr>
        <w:pStyle w:val="Heading3"/>
        <w:rPr>
          <w:rStyle w:val="Strong"/>
        </w:rPr>
      </w:pPr>
      <w:bookmarkStart w:id="30" w:name="_Toc454345585"/>
      <w:bookmarkStart w:id="31" w:name="_Toc220415592"/>
      <w:r w:rsidRPr="0064663D">
        <w:rPr>
          <w:rStyle w:val="Strong"/>
          <w:b/>
        </w:rPr>
        <w:t>1.</w:t>
      </w:r>
      <w:bookmarkEnd w:id="29"/>
      <w:r w:rsidR="002640D3">
        <w:rPr>
          <w:rStyle w:val="Strong"/>
          <w:b/>
        </w:rPr>
        <w:t>1</w:t>
      </w:r>
      <w:r w:rsidR="0088354D">
        <w:rPr>
          <w:rStyle w:val="Strong"/>
          <w:b/>
          <w:lang w:val="en-US"/>
        </w:rPr>
        <w:t>1</w:t>
      </w:r>
      <w:r>
        <w:rPr>
          <w:rStyle w:val="Strong"/>
          <w:b/>
        </w:rPr>
        <w:tab/>
        <w:t>Final Agreement Award Determination</w:t>
      </w:r>
      <w:bookmarkEnd w:id="30"/>
      <w:bookmarkEnd w:id="31"/>
    </w:p>
    <w:p w14:paraId="6B4E4B79" w14:textId="35B258FE" w:rsidR="00C0383E" w:rsidRPr="005433DF" w:rsidRDefault="00C64D4F" w:rsidP="00C0383E">
      <w:pPr>
        <w:pStyle w:val="BodyText"/>
        <w:ind w:left="720"/>
        <w:jc w:val="both"/>
        <w:rPr>
          <w:rFonts w:ascii="Arial Narrow" w:hAnsi="Arial Narrow" w:cs="Arial"/>
          <w:sz w:val="22"/>
          <w:szCs w:val="22"/>
        </w:rPr>
      </w:pPr>
      <w:r w:rsidRPr="005433DF">
        <w:rPr>
          <w:rFonts w:ascii="Arial Narrow" w:hAnsi="Arial Narrow" w:cs="Arial"/>
          <w:sz w:val="22"/>
          <w:szCs w:val="22"/>
        </w:rPr>
        <w:t xml:space="preserve">The County reserves the right to withdraw the </w:t>
      </w:r>
      <w:r w:rsidR="007D5DA4" w:rsidRPr="005433DF">
        <w:rPr>
          <w:rFonts w:ascii="Arial Narrow" w:hAnsi="Arial Narrow" w:cs="Arial"/>
          <w:sz w:val="22"/>
          <w:szCs w:val="22"/>
        </w:rPr>
        <w:t>IFB</w:t>
      </w:r>
      <w:r w:rsidRPr="005433DF">
        <w:rPr>
          <w:rFonts w:ascii="Arial Narrow" w:hAnsi="Arial Narrow" w:cs="Arial"/>
          <w:sz w:val="22"/>
          <w:szCs w:val="22"/>
        </w:rPr>
        <w:t xml:space="preserve">, to award to one </w:t>
      </w:r>
      <w:r w:rsidR="003D7743" w:rsidRPr="005433DF">
        <w:rPr>
          <w:rFonts w:ascii="Arial Narrow" w:hAnsi="Arial Narrow" w:cs="Arial"/>
          <w:sz w:val="22"/>
          <w:szCs w:val="22"/>
        </w:rPr>
        <w:t>Bidder</w:t>
      </w:r>
      <w:r w:rsidRPr="005433DF">
        <w:rPr>
          <w:rFonts w:ascii="Arial Narrow" w:hAnsi="Arial Narrow" w:cs="Arial"/>
          <w:sz w:val="22"/>
          <w:szCs w:val="22"/>
        </w:rPr>
        <w:t xml:space="preserve">, to any combination of </w:t>
      </w:r>
      <w:r w:rsidR="003D7743" w:rsidRPr="005433DF">
        <w:rPr>
          <w:rFonts w:ascii="Arial Narrow" w:hAnsi="Arial Narrow" w:cs="Arial"/>
          <w:sz w:val="22"/>
          <w:szCs w:val="22"/>
        </w:rPr>
        <w:t>Bidder</w:t>
      </w:r>
      <w:r w:rsidR="002C6A28" w:rsidRPr="005433DF">
        <w:rPr>
          <w:rFonts w:ascii="Arial Narrow" w:hAnsi="Arial Narrow" w:cs="Arial"/>
          <w:sz w:val="22"/>
          <w:szCs w:val="22"/>
        </w:rPr>
        <w:t>s</w:t>
      </w:r>
      <w:r w:rsidRPr="005433DF">
        <w:rPr>
          <w:rFonts w:ascii="Arial Narrow" w:hAnsi="Arial Narrow" w:cs="Arial"/>
          <w:sz w:val="22"/>
          <w:szCs w:val="22"/>
        </w:rPr>
        <w:t xml:space="preserve">, by item, group of items, or total </w:t>
      </w:r>
      <w:r w:rsidR="002C6A28" w:rsidRPr="005433DF">
        <w:rPr>
          <w:rFonts w:ascii="Arial Narrow" w:hAnsi="Arial Narrow" w:cs="Arial"/>
          <w:sz w:val="22"/>
          <w:szCs w:val="22"/>
        </w:rPr>
        <w:t>bid</w:t>
      </w:r>
      <w:r w:rsidRPr="005433DF">
        <w:rPr>
          <w:rFonts w:ascii="Arial Narrow" w:hAnsi="Arial Narrow" w:cs="Arial"/>
          <w:sz w:val="22"/>
          <w:szCs w:val="22"/>
        </w:rPr>
        <w:t xml:space="preserve">. The </w:t>
      </w:r>
      <w:r w:rsidR="006D073F" w:rsidRPr="005433DF">
        <w:rPr>
          <w:rFonts w:ascii="Arial Narrow" w:hAnsi="Arial Narrow" w:cs="Arial"/>
          <w:sz w:val="22"/>
          <w:szCs w:val="22"/>
        </w:rPr>
        <w:t>County may waive informalities.</w:t>
      </w:r>
      <w:r w:rsidR="006D073F" w:rsidRPr="005433DF">
        <w:rPr>
          <w:rFonts w:ascii="Arial Narrow" w:hAnsi="Arial Narrow" w:cs="Arial"/>
          <w:sz w:val="22"/>
          <w:szCs w:val="22"/>
          <w:lang w:val="en-US"/>
        </w:rPr>
        <w:t xml:space="preserve"> </w:t>
      </w:r>
      <w:r w:rsidRPr="005433DF">
        <w:rPr>
          <w:rFonts w:ascii="Arial Narrow" w:hAnsi="Arial Narrow" w:cs="Arial"/>
          <w:sz w:val="22"/>
          <w:szCs w:val="22"/>
        </w:rPr>
        <w:t xml:space="preserve">The </w:t>
      </w:r>
      <w:r w:rsidR="003D7743" w:rsidRPr="005433DF">
        <w:rPr>
          <w:rFonts w:ascii="Arial Narrow" w:hAnsi="Arial Narrow" w:cs="Arial"/>
          <w:sz w:val="22"/>
          <w:szCs w:val="22"/>
        </w:rPr>
        <w:t>Bidder</w:t>
      </w:r>
      <w:r w:rsidRPr="005433DF">
        <w:rPr>
          <w:rFonts w:ascii="Arial Narrow" w:hAnsi="Arial Narrow" w:cs="Arial"/>
          <w:sz w:val="22"/>
          <w:szCs w:val="22"/>
        </w:rPr>
        <w:t xml:space="preserve"> to whom the award is made will be notified at the earliest possible date. Tentative acceptance of the </w:t>
      </w:r>
      <w:r w:rsidR="002C6A28" w:rsidRPr="005433DF">
        <w:rPr>
          <w:rFonts w:ascii="Arial Narrow" w:hAnsi="Arial Narrow" w:cs="Arial"/>
          <w:sz w:val="22"/>
          <w:szCs w:val="22"/>
        </w:rPr>
        <w:t>bid</w:t>
      </w:r>
      <w:r w:rsidRPr="005433DF">
        <w:rPr>
          <w:rFonts w:ascii="Arial Narrow" w:hAnsi="Arial Narrow" w:cs="Arial"/>
          <w:sz w:val="22"/>
          <w:szCs w:val="22"/>
        </w:rPr>
        <w:t xml:space="preserve">, intent to recommend award of a </w:t>
      </w:r>
      <w:r w:rsidR="00016869" w:rsidRPr="005433DF">
        <w:rPr>
          <w:rFonts w:ascii="Arial Narrow" w:hAnsi="Arial Narrow" w:cs="Arial"/>
          <w:sz w:val="22"/>
          <w:szCs w:val="22"/>
        </w:rPr>
        <w:t>contract</w:t>
      </w:r>
      <w:r w:rsidR="00C0383E" w:rsidRPr="005433DF">
        <w:rPr>
          <w:rFonts w:ascii="Arial Narrow" w:hAnsi="Arial Narrow" w:cs="Arial"/>
          <w:sz w:val="22"/>
          <w:szCs w:val="22"/>
        </w:rPr>
        <w:t>,</w:t>
      </w:r>
      <w:r w:rsidRPr="005433DF">
        <w:rPr>
          <w:rFonts w:ascii="Arial Narrow" w:hAnsi="Arial Narrow" w:cs="Arial"/>
          <w:sz w:val="22"/>
          <w:szCs w:val="22"/>
        </w:rPr>
        <w:t xml:space="preserve"> and actual award of the contract will be provided by written notice sent to the </w:t>
      </w:r>
      <w:r w:rsidR="003D7743" w:rsidRPr="005433DF">
        <w:rPr>
          <w:rFonts w:ascii="Arial Narrow" w:hAnsi="Arial Narrow" w:cs="Arial"/>
          <w:sz w:val="22"/>
          <w:szCs w:val="22"/>
        </w:rPr>
        <w:t>Bidder</w:t>
      </w:r>
      <w:r w:rsidRPr="005433DF">
        <w:rPr>
          <w:rFonts w:ascii="Arial Narrow" w:hAnsi="Arial Narrow" w:cs="Arial"/>
          <w:sz w:val="22"/>
          <w:szCs w:val="22"/>
        </w:rPr>
        <w:t xml:space="preserve"> at the address designated in the </w:t>
      </w:r>
      <w:r w:rsidR="002C6A28" w:rsidRPr="005433DF">
        <w:rPr>
          <w:rFonts w:ascii="Arial Narrow" w:hAnsi="Arial Narrow" w:cs="Arial"/>
          <w:sz w:val="22"/>
          <w:szCs w:val="22"/>
        </w:rPr>
        <w:t>bid</w:t>
      </w:r>
      <w:r w:rsidRPr="005433DF">
        <w:rPr>
          <w:rFonts w:ascii="Arial Narrow" w:hAnsi="Arial Narrow" w:cs="Arial"/>
          <w:sz w:val="22"/>
          <w:szCs w:val="22"/>
        </w:rPr>
        <w:t xml:space="preserve">. </w:t>
      </w:r>
    </w:p>
    <w:p w14:paraId="022E0924" w14:textId="71E6B46C" w:rsidR="00C0383E" w:rsidRPr="005433DF" w:rsidRDefault="00C0383E" w:rsidP="00C0383E">
      <w:pPr>
        <w:autoSpaceDE w:val="0"/>
        <w:autoSpaceDN w:val="0"/>
        <w:adjustRightInd w:val="0"/>
        <w:spacing w:after="0" w:line="240" w:lineRule="auto"/>
        <w:ind w:left="720"/>
        <w:jc w:val="both"/>
        <w:rPr>
          <w:rFonts w:ascii="Arial Narrow" w:hAnsi="Arial Narrow"/>
          <w:bCs/>
        </w:rPr>
      </w:pPr>
      <w:r w:rsidRPr="005433DF">
        <w:rPr>
          <w:rFonts w:ascii="Arial Narrow" w:hAnsi="Arial Narrow"/>
          <w:bCs/>
        </w:rPr>
        <w:t xml:space="preserve">After a prospective Contractor(s) has been selected, Wayne County and the prospective Supplier(s) may negotiate a Contract if exceptions to the form of agreement have been proposed by the prospective contract awardee. </w:t>
      </w:r>
      <w:r w:rsidRPr="005433DF">
        <w:rPr>
          <w:rFonts w:ascii="Arial Narrow" w:hAnsi="Arial Narrow"/>
        </w:rPr>
        <w:t>The County and the prospective awardee both agree to assign authorized representatives to negotiate in good faith and expeditiously.</w:t>
      </w:r>
      <w:r w:rsidRPr="005433DF">
        <w:rPr>
          <w:rFonts w:ascii="Arial Narrow" w:hAnsi="Arial Narrow"/>
          <w:bCs/>
        </w:rPr>
        <w:t xml:space="preserve"> If a satisfactory Contract cannot be negotiated within a reasonable amount of time, as determined by the County, Wayne County may, at its sole discretion, begin negotiations with the next qualified bidder who submitted a proposal.</w:t>
      </w:r>
    </w:p>
    <w:p w14:paraId="64D31542" w14:textId="77777777" w:rsidR="00C0383E" w:rsidRPr="005433DF" w:rsidRDefault="00C0383E" w:rsidP="00C0383E">
      <w:pPr>
        <w:autoSpaceDE w:val="0"/>
        <w:autoSpaceDN w:val="0"/>
        <w:adjustRightInd w:val="0"/>
        <w:spacing w:after="0" w:line="240" w:lineRule="auto"/>
        <w:ind w:left="720"/>
        <w:jc w:val="both"/>
        <w:rPr>
          <w:rFonts w:ascii="Arial Narrow" w:hAnsi="Arial Narrow"/>
          <w:bCs/>
        </w:rPr>
      </w:pPr>
    </w:p>
    <w:p w14:paraId="625AC9DB" w14:textId="77777777" w:rsidR="00C0383E" w:rsidRPr="005433DF" w:rsidRDefault="00C0383E" w:rsidP="00C0383E">
      <w:pPr>
        <w:pStyle w:val="BodyText"/>
        <w:ind w:left="720"/>
        <w:jc w:val="both"/>
        <w:rPr>
          <w:rFonts w:ascii="Arial Narrow" w:hAnsi="Arial Narrow"/>
          <w:bCs/>
          <w:iCs/>
          <w:sz w:val="22"/>
          <w:szCs w:val="22"/>
        </w:rPr>
      </w:pPr>
      <w:r w:rsidRPr="005433DF">
        <w:rPr>
          <w:rFonts w:ascii="Arial Narrow" w:hAnsi="Arial Narrow"/>
          <w:bCs/>
          <w:sz w:val="22"/>
          <w:szCs w:val="22"/>
        </w:rPr>
        <w:t xml:space="preserve">Each exception must be clearly defined and referenced to the proper paragraph in this RFP or its Form of Agreement/Contract/Terms and Conditions. The exception shall include, at a minimum, the proposed substitute language and opinion as to why the suggested substitution will provide equivalent or better service and performance. If no exceptions are noted in the Bidder’s Proposal, the </w:t>
      </w:r>
      <w:bookmarkStart w:id="32" w:name="OLE_LINK1"/>
      <w:r w:rsidRPr="005433DF">
        <w:rPr>
          <w:rFonts w:ascii="Arial Narrow" w:hAnsi="Arial Narrow"/>
          <w:bCs/>
          <w:sz w:val="22"/>
          <w:szCs w:val="22"/>
        </w:rPr>
        <w:t>Bidder</w:t>
      </w:r>
      <w:bookmarkEnd w:id="32"/>
      <w:r w:rsidRPr="005433DF">
        <w:rPr>
          <w:rFonts w:ascii="Arial Narrow" w:hAnsi="Arial Narrow"/>
          <w:bCs/>
          <w:sz w:val="22"/>
          <w:szCs w:val="22"/>
        </w:rPr>
        <w:t xml:space="preserve"> will be required to perform under the provisions of the Form of Agreement/Contract/Terms and Conditions. The Bidder may be afforded the opportunity to withdraw such exceptions before a determination of responsiveness is made. The County reserves the right to allow the Bidder to withdraw any or all exceptions. Exceptions MUST be submitted with your Proposal.</w:t>
      </w:r>
      <w:r w:rsidRPr="005433DF">
        <w:rPr>
          <w:rFonts w:ascii="Arial Narrow" w:hAnsi="Arial Narrow" w:cs="Arial"/>
          <w:sz w:val="22"/>
          <w:szCs w:val="22"/>
        </w:rPr>
        <w:t xml:space="preserve"> </w:t>
      </w:r>
      <w:r w:rsidRPr="005433DF">
        <w:rPr>
          <w:rFonts w:ascii="Arial Narrow" w:hAnsi="Arial Narrow"/>
          <w:bCs/>
          <w:iCs/>
          <w:sz w:val="22"/>
          <w:szCs w:val="22"/>
        </w:rPr>
        <w:t xml:space="preserve">The County reserves the right to suggest or request changes due to revised program, funding, or other requirements, including changes to law or regulation. </w:t>
      </w:r>
    </w:p>
    <w:p w14:paraId="10F32F7A" w14:textId="19ADB952" w:rsidR="00C0383E" w:rsidRDefault="00C0383E" w:rsidP="00C0383E">
      <w:pPr>
        <w:pStyle w:val="ListParagraph"/>
        <w:tabs>
          <w:tab w:val="left" w:pos="720"/>
        </w:tabs>
        <w:autoSpaceDE w:val="0"/>
        <w:autoSpaceDN w:val="0"/>
        <w:adjustRightInd w:val="0"/>
        <w:spacing w:after="0" w:line="240" w:lineRule="auto"/>
        <w:jc w:val="both"/>
        <w:rPr>
          <w:rFonts w:ascii="Arial Narrow" w:hAnsi="Arial Narrow" w:cs="Arial"/>
        </w:rPr>
      </w:pPr>
      <w:r w:rsidRPr="005433DF">
        <w:rPr>
          <w:rFonts w:ascii="Arial Narrow" w:hAnsi="Arial Narrow" w:cs="Arial"/>
        </w:rPr>
        <w:t xml:space="preserve">Award </w:t>
      </w:r>
      <w:proofErr w:type="gramStart"/>
      <w:r w:rsidRPr="005433DF">
        <w:rPr>
          <w:rFonts w:ascii="Arial Narrow" w:hAnsi="Arial Narrow" w:cs="Arial"/>
        </w:rPr>
        <w:t>of</w:t>
      </w:r>
      <w:proofErr w:type="gramEnd"/>
      <w:r w:rsidRPr="005433DF">
        <w:rPr>
          <w:rFonts w:ascii="Arial Narrow" w:hAnsi="Arial Narrow" w:cs="Arial"/>
        </w:rPr>
        <w:t xml:space="preserve"> this bid is contingent upon the availability of funds for this project, within the sole discretion of the County. Acceptance of the Proposer’s proposal does not constitute a binding contract.</w:t>
      </w:r>
    </w:p>
    <w:p w14:paraId="2CDD46CE" w14:textId="77777777" w:rsidR="00C0383E" w:rsidRDefault="00C0383E" w:rsidP="00C0383E">
      <w:pPr>
        <w:pStyle w:val="ListParagraph"/>
        <w:tabs>
          <w:tab w:val="left" w:pos="720"/>
        </w:tabs>
        <w:autoSpaceDE w:val="0"/>
        <w:autoSpaceDN w:val="0"/>
        <w:adjustRightInd w:val="0"/>
        <w:spacing w:after="0" w:line="240" w:lineRule="auto"/>
        <w:jc w:val="both"/>
        <w:rPr>
          <w:rFonts w:ascii="Arial Narrow" w:hAnsi="Arial Narrow" w:cs="Arial"/>
        </w:rPr>
      </w:pPr>
    </w:p>
    <w:p w14:paraId="46AF4B45" w14:textId="09F391BC" w:rsidR="00C0383E" w:rsidRPr="008A017F" w:rsidRDefault="00C0383E" w:rsidP="00C0383E">
      <w:pPr>
        <w:pStyle w:val="NormalWeb"/>
        <w:spacing w:before="100" w:beforeAutospacing="1" w:after="100" w:afterAutospacing="1"/>
        <w:ind w:left="720"/>
        <w:jc w:val="both"/>
        <w:rPr>
          <w:rFonts w:ascii="Arial Narrow" w:hAnsi="Arial Narrow" w:cs="Arial"/>
          <w:sz w:val="22"/>
          <w:szCs w:val="22"/>
        </w:rPr>
      </w:pPr>
    </w:p>
    <w:p w14:paraId="179BEC4B" w14:textId="77777777" w:rsidR="00C0383E" w:rsidRPr="008A017F" w:rsidRDefault="00C0383E" w:rsidP="00C0383E">
      <w:pPr>
        <w:pStyle w:val="NormalWeb"/>
        <w:spacing w:before="100" w:beforeAutospacing="1" w:after="100" w:afterAutospacing="1"/>
        <w:ind w:left="720"/>
        <w:jc w:val="both"/>
        <w:rPr>
          <w:rFonts w:ascii="Arial Narrow" w:hAnsi="Arial Narrow" w:cs="Arial"/>
          <w:sz w:val="22"/>
          <w:szCs w:val="22"/>
        </w:rPr>
      </w:pPr>
      <w:r w:rsidRPr="005B669D">
        <w:rPr>
          <w:rFonts w:ascii="Arial Narrow" w:hAnsi="Arial Narrow" w:cs="Arial"/>
          <w:sz w:val="22"/>
          <w:szCs w:val="22"/>
        </w:rPr>
        <w:lastRenderedPageBreak/>
        <w:t xml:space="preserve">The County is not liable for performance costs until the successful </w:t>
      </w:r>
      <w:r w:rsidRPr="008A017F">
        <w:rPr>
          <w:rFonts w:ascii="Arial Narrow" w:hAnsi="Arial Narrow" w:cs="Arial"/>
          <w:sz w:val="22"/>
          <w:szCs w:val="22"/>
        </w:rPr>
        <w:t>There is no contract until the agreement is approved by the Wayne County Commission (if such approval is required by the Procurement Ordinance)</w:t>
      </w:r>
      <w:r>
        <w:rPr>
          <w:rFonts w:ascii="Arial Narrow" w:hAnsi="Arial Narrow" w:cs="Arial"/>
          <w:sz w:val="22"/>
          <w:szCs w:val="22"/>
        </w:rPr>
        <w:t xml:space="preserve"> and </w:t>
      </w:r>
      <w:r w:rsidRPr="008A017F">
        <w:rPr>
          <w:rFonts w:ascii="Arial Narrow" w:hAnsi="Arial Narrow" w:cs="Arial"/>
          <w:sz w:val="22"/>
          <w:szCs w:val="22"/>
        </w:rPr>
        <w:t>executed by the County Executive</w:t>
      </w:r>
      <w:r>
        <w:rPr>
          <w:rFonts w:ascii="Arial Narrow" w:hAnsi="Arial Narrow" w:cs="Arial"/>
          <w:sz w:val="22"/>
          <w:szCs w:val="22"/>
        </w:rPr>
        <w:t>.</w:t>
      </w:r>
    </w:p>
    <w:p w14:paraId="0B62CE1A" w14:textId="77777777" w:rsidR="005A66C5" w:rsidRPr="00153A06" w:rsidRDefault="005A66C5" w:rsidP="005A66C5">
      <w:pPr>
        <w:pStyle w:val="Heading3"/>
        <w:rPr>
          <w:bCs/>
        </w:rPr>
      </w:pPr>
      <w:bookmarkStart w:id="33" w:name="_Toc353999802"/>
      <w:bookmarkStart w:id="34" w:name="_Toc454345586"/>
      <w:bookmarkStart w:id="35" w:name="_Toc220415593"/>
      <w:r w:rsidRPr="00153A06">
        <w:t>1.1</w:t>
      </w:r>
      <w:bookmarkEnd w:id="33"/>
      <w:r w:rsidR="00070634">
        <w:rPr>
          <w:lang w:val="en-US"/>
        </w:rPr>
        <w:t>2</w:t>
      </w:r>
      <w:r>
        <w:tab/>
        <w:t>Conflict of Interest</w:t>
      </w:r>
      <w:bookmarkEnd w:id="34"/>
      <w:bookmarkEnd w:id="35"/>
    </w:p>
    <w:p w14:paraId="0B62CE1C" w14:textId="529C4FB0" w:rsidR="00364FEE" w:rsidRDefault="005A66C5" w:rsidP="00C0383E">
      <w:pPr>
        <w:autoSpaceDE w:val="0"/>
        <w:autoSpaceDN w:val="0"/>
        <w:adjustRightInd w:val="0"/>
        <w:spacing w:before="240" w:after="0" w:line="240" w:lineRule="auto"/>
        <w:ind w:left="720"/>
        <w:jc w:val="both"/>
        <w:rPr>
          <w:rFonts w:ascii="Arial Narrow" w:hAnsi="Arial Narrow"/>
          <w:bCs/>
          <w:iCs/>
        </w:rPr>
      </w:pPr>
      <w:r w:rsidRPr="00153A06">
        <w:rPr>
          <w:rFonts w:ascii="Arial Narrow" w:hAnsi="Arial Narrow"/>
          <w:bCs/>
        </w:rPr>
        <w:t xml:space="preserve">No Wayne </w:t>
      </w:r>
      <w:r w:rsidR="00A45EBC">
        <w:rPr>
          <w:rFonts w:ascii="Arial Narrow" w:hAnsi="Arial Narrow"/>
          <w:bCs/>
        </w:rPr>
        <w:t>County</w:t>
      </w:r>
      <w:r w:rsidRPr="00153A06">
        <w:rPr>
          <w:rFonts w:ascii="Arial Narrow" w:hAnsi="Arial Narrow"/>
          <w:bCs/>
        </w:rPr>
        <w:t xml:space="preserve"> employee or agent whose position in Wayne </w:t>
      </w:r>
      <w:r w:rsidR="00A45EBC">
        <w:rPr>
          <w:rFonts w:ascii="Arial Narrow" w:hAnsi="Arial Narrow"/>
          <w:bCs/>
        </w:rPr>
        <w:t>County</w:t>
      </w:r>
      <w:r w:rsidRPr="00153A06">
        <w:rPr>
          <w:rFonts w:ascii="Arial Narrow" w:hAnsi="Arial Narrow"/>
          <w:bCs/>
        </w:rPr>
        <w:t xml:space="preserve"> enables him/her to influence the selection of a </w:t>
      </w:r>
      <w:r w:rsidR="002C6A28">
        <w:rPr>
          <w:rFonts w:ascii="Arial Narrow" w:hAnsi="Arial Narrow"/>
          <w:bCs/>
        </w:rPr>
        <w:t>s</w:t>
      </w:r>
      <w:r w:rsidRPr="00153A06">
        <w:rPr>
          <w:rFonts w:ascii="Arial Narrow" w:hAnsi="Arial Narrow"/>
          <w:bCs/>
        </w:rPr>
        <w:t xml:space="preserve">upplier for this </w:t>
      </w:r>
      <w:r w:rsidR="007D5DA4">
        <w:rPr>
          <w:rFonts w:ascii="Arial Narrow" w:hAnsi="Arial Narrow"/>
          <w:bCs/>
        </w:rPr>
        <w:t>IFB</w:t>
      </w:r>
      <w:r w:rsidRPr="00153A06">
        <w:rPr>
          <w:rFonts w:ascii="Arial Narrow" w:hAnsi="Arial Narrow"/>
          <w:bCs/>
        </w:rPr>
        <w:t xml:space="preserve">, or any competing </w:t>
      </w:r>
      <w:r w:rsidR="007D5DA4">
        <w:rPr>
          <w:rFonts w:ascii="Arial Narrow" w:hAnsi="Arial Narrow"/>
          <w:bCs/>
        </w:rPr>
        <w:t>IFB</w:t>
      </w:r>
      <w:r w:rsidRPr="00153A06">
        <w:rPr>
          <w:rFonts w:ascii="Arial Narrow" w:hAnsi="Arial Narrow"/>
          <w:bCs/>
        </w:rPr>
        <w:t xml:space="preserve">, nor any spouse of economic dependent </w:t>
      </w:r>
      <w:proofErr w:type="gramStart"/>
      <w:r w:rsidRPr="00153A06">
        <w:rPr>
          <w:rFonts w:ascii="Arial Narrow" w:hAnsi="Arial Narrow"/>
          <w:bCs/>
        </w:rPr>
        <w:t>of</w:t>
      </w:r>
      <w:proofErr w:type="gramEnd"/>
      <w:r w:rsidRPr="00153A06">
        <w:rPr>
          <w:rFonts w:ascii="Arial Narrow" w:hAnsi="Arial Narrow"/>
          <w:bCs/>
        </w:rPr>
        <w:t xml:space="preserve"> such employees, shall be employed in any capacity by a </w:t>
      </w:r>
      <w:r w:rsidR="003D7743">
        <w:rPr>
          <w:rFonts w:ascii="Arial Narrow" w:hAnsi="Arial Narrow"/>
          <w:bCs/>
        </w:rPr>
        <w:t>Bidder</w:t>
      </w:r>
      <w:r w:rsidRPr="00153A06">
        <w:rPr>
          <w:rFonts w:ascii="Arial Narrow" w:hAnsi="Arial Narrow"/>
          <w:bCs/>
        </w:rPr>
        <w:t xml:space="preserve"> or have any other direct or indirect financial </w:t>
      </w:r>
      <w:r w:rsidR="002C6A28">
        <w:rPr>
          <w:rFonts w:ascii="Arial Narrow" w:hAnsi="Arial Narrow"/>
          <w:bCs/>
        </w:rPr>
        <w:t>interest in the selection of a s</w:t>
      </w:r>
      <w:r w:rsidRPr="00153A06">
        <w:rPr>
          <w:rFonts w:ascii="Arial Narrow" w:hAnsi="Arial Narrow"/>
          <w:bCs/>
        </w:rPr>
        <w:t xml:space="preserve">upplier. </w:t>
      </w:r>
      <w:bookmarkStart w:id="36" w:name="_Toc353999803"/>
    </w:p>
    <w:p w14:paraId="6264E014" w14:textId="77777777" w:rsidR="00C0383E" w:rsidRPr="00C0383E" w:rsidRDefault="00C0383E" w:rsidP="00C0383E">
      <w:pPr>
        <w:autoSpaceDE w:val="0"/>
        <w:autoSpaceDN w:val="0"/>
        <w:adjustRightInd w:val="0"/>
        <w:spacing w:before="240" w:after="0" w:line="240" w:lineRule="auto"/>
        <w:ind w:left="720"/>
        <w:jc w:val="both"/>
        <w:rPr>
          <w:rFonts w:ascii="Arial Narrow" w:hAnsi="Arial Narrow"/>
          <w:bCs/>
          <w:iCs/>
        </w:rPr>
      </w:pPr>
    </w:p>
    <w:p w14:paraId="0B62CE1D" w14:textId="77777777" w:rsidR="005A66C5" w:rsidRPr="00153A06" w:rsidRDefault="005A66C5" w:rsidP="005A66C5">
      <w:pPr>
        <w:pStyle w:val="Heading3"/>
        <w:rPr>
          <w:bCs/>
        </w:rPr>
      </w:pPr>
      <w:bookmarkStart w:id="37" w:name="_Toc454345587"/>
      <w:bookmarkStart w:id="38" w:name="_Toc220415594"/>
      <w:r w:rsidRPr="00153A06">
        <w:t>1.1</w:t>
      </w:r>
      <w:r w:rsidR="00070634">
        <w:rPr>
          <w:lang w:val="en-US"/>
        </w:rPr>
        <w:t>3</w:t>
      </w:r>
      <w:r>
        <w:tab/>
      </w:r>
      <w:bookmarkEnd w:id="36"/>
      <w:r>
        <w:t>Gratuities</w:t>
      </w:r>
      <w:bookmarkEnd w:id="37"/>
      <w:bookmarkEnd w:id="38"/>
    </w:p>
    <w:p w14:paraId="0B62CE1E" w14:textId="77777777" w:rsidR="005A66C5" w:rsidRPr="00153A06" w:rsidRDefault="003A0181" w:rsidP="00FD604F">
      <w:pPr>
        <w:autoSpaceDE w:val="0"/>
        <w:autoSpaceDN w:val="0"/>
        <w:adjustRightInd w:val="0"/>
        <w:spacing w:after="0" w:line="240" w:lineRule="auto"/>
        <w:ind w:left="720"/>
        <w:jc w:val="both"/>
        <w:rPr>
          <w:rFonts w:ascii="Arial Narrow" w:hAnsi="Arial Narrow"/>
          <w:bCs/>
          <w:iCs/>
        </w:rPr>
      </w:pPr>
      <w:r>
        <w:rPr>
          <w:rFonts w:ascii="Arial Narrow" w:hAnsi="Arial Narrow"/>
          <w:bCs/>
        </w:rPr>
        <w:t xml:space="preserve">It is prohibited for any </w:t>
      </w:r>
      <w:r w:rsidR="005A66C5" w:rsidRPr="00153A06">
        <w:rPr>
          <w:rFonts w:ascii="Arial Narrow" w:hAnsi="Arial Narrow"/>
          <w:bCs/>
        </w:rPr>
        <w:t xml:space="preserve">Wayne </w:t>
      </w:r>
      <w:r w:rsidR="00A45EBC">
        <w:rPr>
          <w:rFonts w:ascii="Arial Narrow" w:hAnsi="Arial Narrow"/>
          <w:bCs/>
        </w:rPr>
        <w:t>County</w:t>
      </w:r>
      <w:r w:rsidR="005A66C5" w:rsidRPr="00153A06">
        <w:rPr>
          <w:rFonts w:ascii="Arial Narrow" w:hAnsi="Arial Narrow"/>
          <w:bCs/>
        </w:rPr>
        <w:t xml:space="preserve"> officer, employee or agent to </w:t>
      </w:r>
      <w:r>
        <w:rPr>
          <w:rFonts w:ascii="Arial Narrow" w:hAnsi="Arial Narrow"/>
          <w:bCs/>
        </w:rPr>
        <w:t xml:space="preserve">accept </w:t>
      </w:r>
      <w:proofErr w:type="gramStart"/>
      <w:r>
        <w:rPr>
          <w:rFonts w:ascii="Arial Narrow" w:hAnsi="Arial Narrow"/>
          <w:bCs/>
        </w:rPr>
        <w:t>a gratuity</w:t>
      </w:r>
      <w:proofErr w:type="gramEnd"/>
      <w:r>
        <w:rPr>
          <w:rFonts w:ascii="Arial Narrow" w:hAnsi="Arial Narrow"/>
          <w:bCs/>
        </w:rPr>
        <w:t xml:space="preserve"> for themselves or for a relative, except as permitted by the County’s Procurement Ordinance. </w:t>
      </w:r>
      <w:r w:rsidR="005A66C5" w:rsidRPr="00153A06">
        <w:rPr>
          <w:rFonts w:ascii="Arial Narrow" w:hAnsi="Arial Narrow"/>
          <w:bCs/>
        </w:rPr>
        <w:t xml:space="preserve">  </w:t>
      </w:r>
    </w:p>
    <w:p w14:paraId="0B62CE1F" w14:textId="77777777" w:rsidR="005A66C5" w:rsidRDefault="005A66C5" w:rsidP="00FD604F">
      <w:pPr>
        <w:autoSpaceDE w:val="0"/>
        <w:autoSpaceDN w:val="0"/>
        <w:adjustRightInd w:val="0"/>
        <w:spacing w:after="0" w:line="240" w:lineRule="auto"/>
        <w:ind w:left="720"/>
        <w:jc w:val="both"/>
        <w:rPr>
          <w:rFonts w:ascii="Arial Narrow" w:hAnsi="Arial Narrow"/>
          <w:bCs/>
        </w:rPr>
      </w:pPr>
    </w:p>
    <w:p w14:paraId="0B62CE20" w14:textId="77777777" w:rsidR="005A66C5" w:rsidRDefault="005A66C5" w:rsidP="00FD604F">
      <w:pPr>
        <w:autoSpaceDE w:val="0"/>
        <w:autoSpaceDN w:val="0"/>
        <w:adjustRightInd w:val="0"/>
        <w:spacing w:after="0" w:line="240" w:lineRule="auto"/>
        <w:ind w:left="720"/>
        <w:jc w:val="both"/>
        <w:rPr>
          <w:rFonts w:ascii="Arial Narrow" w:hAnsi="Arial Narrow"/>
          <w:bCs/>
        </w:rPr>
      </w:pPr>
      <w:r w:rsidRPr="00153A06">
        <w:rPr>
          <w:rFonts w:ascii="Arial Narrow" w:hAnsi="Arial Narrow"/>
          <w:bCs/>
        </w:rPr>
        <w:t xml:space="preserve">A </w:t>
      </w:r>
      <w:r w:rsidR="003D7743">
        <w:rPr>
          <w:rFonts w:ascii="Arial Narrow" w:hAnsi="Arial Narrow"/>
          <w:bCs/>
        </w:rPr>
        <w:t>Bidder</w:t>
      </w:r>
      <w:r w:rsidRPr="00153A06">
        <w:rPr>
          <w:rFonts w:ascii="Arial Narrow" w:hAnsi="Arial Narrow"/>
          <w:bCs/>
        </w:rPr>
        <w:t xml:space="preserve"> shall not offer or give either directly or through an intermediary, consideration, in any form, to a Wayne </w:t>
      </w:r>
      <w:r w:rsidR="00A45EBC">
        <w:rPr>
          <w:rFonts w:ascii="Arial Narrow" w:hAnsi="Arial Narrow"/>
          <w:bCs/>
        </w:rPr>
        <w:t>County</w:t>
      </w:r>
      <w:r w:rsidRPr="00153A06">
        <w:rPr>
          <w:rFonts w:ascii="Arial Narrow" w:hAnsi="Arial Narrow"/>
          <w:bCs/>
        </w:rPr>
        <w:t xml:space="preserve"> officer, employee or agent for the purpose of securing favorable treatment with respect to the award of the </w:t>
      </w:r>
      <w:r w:rsidR="00D224AC">
        <w:rPr>
          <w:rFonts w:ascii="Arial Narrow" w:hAnsi="Arial Narrow"/>
          <w:bCs/>
        </w:rPr>
        <w:t>Contract</w:t>
      </w:r>
      <w:r w:rsidRPr="00153A06">
        <w:rPr>
          <w:rFonts w:ascii="Arial Narrow" w:hAnsi="Arial Narrow"/>
          <w:bCs/>
        </w:rPr>
        <w:t>.</w:t>
      </w:r>
    </w:p>
    <w:p w14:paraId="0B62CE21" w14:textId="77777777" w:rsidR="003C1F99" w:rsidRDefault="003C1F99" w:rsidP="00A25C74">
      <w:pPr>
        <w:autoSpaceDE w:val="0"/>
        <w:autoSpaceDN w:val="0"/>
        <w:adjustRightInd w:val="0"/>
        <w:spacing w:before="240" w:after="0" w:line="240" w:lineRule="auto"/>
        <w:rPr>
          <w:rFonts w:ascii="Arial Narrow" w:hAnsi="Arial Narrow"/>
          <w:bCs/>
        </w:rPr>
      </w:pPr>
    </w:p>
    <w:p w14:paraId="0B62CE22" w14:textId="77777777" w:rsidR="003C1F99" w:rsidRPr="009111AC" w:rsidRDefault="003C1F99" w:rsidP="003C1F99">
      <w:pPr>
        <w:pStyle w:val="Heading3"/>
        <w:rPr>
          <w:bCs/>
          <w:lang w:val="en-US"/>
        </w:rPr>
      </w:pPr>
      <w:bookmarkStart w:id="39" w:name="_Toc220415595"/>
      <w:r w:rsidRPr="00153A06">
        <w:t>1.1</w:t>
      </w:r>
      <w:r>
        <w:rPr>
          <w:lang w:val="en-US"/>
        </w:rPr>
        <w:t>4</w:t>
      </w:r>
      <w:r>
        <w:tab/>
      </w:r>
      <w:r>
        <w:rPr>
          <w:lang w:val="en-US"/>
        </w:rPr>
        <w:t>Compliance with Laws</w:t>
      </w:r>
      <w:bookmarkEnd w:id="39"/>
    </w:p>
    <w:p w14:paraId="0B62CE23" w14:textId="77777777" w:rsidR="003C1F99" w:rsidRDefault="006D073F" w:rsidP="00FD604F">
      <w:pPr>
        <w:autoSpaceDE w:val="0"/>
        <w:autoSpaceDN w:val="0"/>
        <w:adjustRightInd w:val="0"/>
        <w:spacing w:after="0" w:line="240" w:lineRule="auto"/>
        <w:ind w:left="720"/>
        <w:jc w:val="both"/>
        <w:rPr>
          <w:rFonts w:ascii="Arial Narrow" w:hAnsi="Arial Narrow"/>
          <w:bCs/>
        </w:rPr>
      </w:pPr>
      <w:r>
        <w:rPr>
          <w:rFonts w:ascii="Arial Narrow" w:hAnsi="Arial Narrow"/>
          <w:bCs/>
        </w:rPr>
        <w:t xml:space="preserve">The </w:t>
      </w:r>
      <w:r w:rsidR="003D7743">
        <w:rPr>
          <w:rFonts w:ascii="Arial Narrow" w:hAnsi="Arial Narrow"/>
          <w:bCs/>
        </w:rPr>
        <w:t>Bidder</w:t>
      </w:r>
      <w:r w:rsidR="003C1F99">
        <w:rPr>
          <w:rFonts w:ascii="Arial Narrow" w:hAnsi="Arial Narrow"/>
          <w:bCs/>
        </w:rPr>
        <w:t xml:space="preserve"> must comply with all federal, state, and local laws and policies including, but not limited to:</w:t>
      </w:r>
    </w:p>
    <w:p w14:paraId="0B62CE24" w14:textId="77777777" w:rsidR="003C1F99" w:rsidRPr="009111AC" w:rsidRDefault="003C1F99" w:rsidP="00FD604F">
      <w:pPr>
        <w:autoSpaceDE w:val="0"/>
        <w:autoSpaceDN w:val="0"/>
        <w:adjustRightInd w:val="0"/>
        <w:spacing w:after="0" w:line="240" w:lineRule="auto"/>
        <w:ind w:left="720"/>
        <w:jc w:val="both"/>
        <w:rPr>
          <w:rFonts w:ascii="Arial Narrow" w:hAnsi="Arial Narrow"/>
          <w:bCs/>
        </w:rPr>
      </w:pPr>
    </w:p>
    <w:p w14:paraId="0B62CE25" w14:textId="77777777" w:rsidR="003C1F99" w:rsidRPr="009111AC" w:rsidRDefault="003C1F99" w:rsidP="00FD604F">
      <w:pPr>
        <w:numPr>
          <w:ilvl w:val="1"/>
          <w:numId w:val="43"/>
        </w:numPr>
        <w:autoSpaceDE w:val="0"/>
        <w:autoSpaceDN w:val="0"/>
        <w:adjustRightInd w:val="0"/>
        <w:spacing w:after="0" w:line="240" w:lineRule="auto"/>
        <w:jc w:val="both"/>
        <w:rPr>
          <w:rFonts w:ascii="Arial Narrow" w:hAnsi="Arial Narrow"/>
          <w:bCs/>
        </w:rPr>
      </w:pPr>
      <w:r w:rsidRPr="009111AC">
        <w:rPr>
          <w:rFonts w:ascii="Arial Narrow" w:hAnsi="Arial Narrow"/>
          <w:bCs/>
        </w:rPr>
        <w:t xml:space="preserve">The provisions of the Wayne County Procurement Ordinance governing “Ethics in Public Contracting”, as applicable to contractors, being Article 12 of Chapter 120, and Contractor agrees to provide all required </w:t>
      </w:r>
      <w:proofErr w:type="gramStart"/>
      <w:r w:rsidRPr="009111AC">
        <w:rPr>
          <w:rFonts w:ascii="Arial Narrow" w:hAnsi="Arial Narrow"/>
          <w:bCs/>
        </w:rPr>
        <w:t>disclosures;</w:t>
      </w:r>
      <w:proofErr w:type="gramEnd"/>
    </w:p>
    <w:p w14:paraId="0B62CE26" w14:textId="77777777" w:rsidR="003C1F99" w:rsidRPr="009111AC" w:rsidRDefault="003C1F99" w:rsidP="00FD604F">
      <w:pPr>
        <w:numPr>
          <w:ilvl w:val="1"/>
          <w:numId w:val="43"/>
        </w:numPr>
        <w:autoSpaceDE w:val="0"/>
        <w:autoSpaceDN w:val="0"/>
        <w:adjustRightInd w:val="0"/>
        <w:spacing w:after="0" w:line="240" w:lineRule="auto"/>
        <w:jc w:val="both"/>
        <w:rPr>
          <w:rFonts w:ascii="Arial Narrow" w:hAnsi="Arial Narrow"/>
          <w:bCs/>
        </w:rPr>
      </w:pPr>
      <w:r w:rsidRPr="009111AC">
        <w:rPr>
          <w:rFonts w:ascii="Arial Narrow" w:hAnsi="Arial Narrow"/>
          <w:bCs/>
        </w:rPr>
        <w:t xml:space="preserve">The Michigan Civil Rights </w:t>
      </w:r>
      <w:proofErr w:type="gramStart"/>
      <w:r w:rsidRPr="009111AC">
        <w:rPr>
          <w:rFonts w:ascii="Arial Narrow" w:hAnsi="Arial Narrow"/>
          <w:bCs/>
        </w:rPr>
        <w:t>Act;</w:t>
      </w:r>
      <w:proofErr w:type="gramEnd"/>
    </w:p>
    <w:p w14:paraId="0B62CE27" w14:textId="77777777" w:rsidR="003C1F99" w:rsidRPr="009111AC" w:rsidRDefault="003C1F99" w:rsidP="00FD604F">
      <w:pPr>
        <w:numPr>
          <w:ilvl w:val="1"/>
          <w:numId w:val="43"/>
        </w:numPr>
        <w:autoSpaceDE w:val="0"/>
        <w:autoSpaceDN w:val="0"/>
        <w:adjustRightInd w:val="0"/>
        <w:spacing w:after="0" w:line="240" w:lineRule="auto"/>
        <w:jc w:val="both"/>
        <w:rPr>
          <w:rFonts w:ascii="Arial Narrow" w:hAnsi="Arial Narrow"/>
          <w:bCs/>
        </w:rPr>
      </w:pPr>
      <w:r w:rsidRPr="009111AC">
        <w:rPr>
          <w:rFonts w:ascii="Arial Narrow" w:hAnsi="Arial Narrow"/>
          <w:bCs/>
        </w:rPr>
        <w:t xml:space="preserve">The Persons </w:t>
      </w:r>
      <w:proofErr w:type="gramStart"/>
      <w:r w:rsidRPr="009111AC">
        <w:rPr>
          <w:rFonts w:ascii="Arial Narrow" w:hAnsi="Arial Narrow"/>
          <w:bCs/>
        </w:rPr>
        <w:t>With</w:t>
      </w:r>
      <w:proofErr w:type="gramEnd"/>
      <w:r w:rsidRPr="009111AC">
        <w:rPr>
          <w:rFonts w:ascii="Arial Narrow" w:hAnsi="Arial Narrow"/>
          <w:bCs/>
        </w:rPr>
        <w:t xml:space="preserve"> Disabilities </w:t>
      </w:r>
      <w:proofErr w:type="gramStart"/>
      <w:r w:rsidRPr="009111AC">
        <w:rPr>
          <w:rFonts w:ascii="Arial Narrow" w:hAnsi="Arial Narrow"/>
          <w:bCs/>
        </w:rPr>
        <w:t>Act;</w:t>
      </w:r>
      <w:proofErr w:type="gramEnd"/>
    </w:p>
    <w:p w14:paraId="0B62CE28" w14:textId="77777777" w:rsidR="003C1F99" w:rsidRPr="009111AC" w:rsidRDefault="003C1F99" w:rsidP="00FD604F">
      <w:pPr>
        <w:numPr>
          <w:ilvl w:val="1"/>
          <w:numId w:val="43"/>
        </w:numPr>
        <w:autoSpaceDE w:val="0"/>
        <w:autoSpaceDN w:val="0"/>
        <w:adjustRightInd w:val="0"/>
        <w:spacing w:after="0" w:line="240" w:lineRule="auto"/>
        <w:jc w:val="both"/>
        <w:rPr>
          <w:rFonts w:ascii="Arial Narrow" w:hAnsi="Arial Narrow"/>
          <w:bCs/>
        </w:rPr>
      </w:pPr>
      <w:r w:rsidRPr="009111AC">
        <w:rPr>
          <w:rFonts w:ascii="Arial Narrow" w:hAnsi="Arial Narrow"/>
          <w:bCs/>
        </w:rPr>
        <w:t xml:space="preserve">The Age Discrimination </w:t>
      </w:r>
      <w:proofErr w:type="gramStart"/>
      <w:r w:rsidRPr="009111AC">
        <w:rPr>
          <w:rFonts w:ascii="Arial Narrow" w:hAnsi="Arial Narrow"/>
          <w:bCs/>
        </w:rPr>
        <w:t>Act;</w:t>
      </w:r>
      <w:proofErr w:type="gramEnd"/>
    </w:p>
    <w:p w14:paraId="0B62CE29" w14:textId="77777777" w:rsidR="003C1F99" w:rsidRPr="009111AC" w:rsidRDefault="003C1F99" w:rsidP="00FD604F">
      <w:pPr>
        <w:numPr>
          <w:ilvl w:val="1"/>
          <w:numId w:val="43"/>
        </w:numPr>
        <w:autoSpaceDE w:val="0"/>
        <w:autoSpaceDN w:val="0"/>
        <w:adjustRightInd w:val="0"/>
        <w:spacing w:after="0" w:line="240" w:lineRule="auto"/>
        <w:jc w:val="both"/>
        <w:rPr>
          <w:rFonts w:ascii="Arial Narrow" w:hAnsi="Arial Narrow"/>
          <w:bCs/>
        </w:rPr>
      </w:pPr>
      <w:r w:rsidRPr="009111AC">
        <w:rPr>
          <w:rFonts w:ascii="Arial Narrow" w:hAnsi="Arial Narrow"/>
          <w:bCs/>
        </w:rPr>
        <w:t xml:space="preserve">Section 504 of the Rehabilitation </w:t>
      </w:r>
      <w:proofErr w:type="gramStart"/>
      <w:r w:rsidRPr="009111AC">
        <w:rPr>
          <w:rFonts w:ascii="Arial Narrow" w:hAnsi="Arial Narrow"/>
          <w:bCs/>
        </w:rPr>
        <w:t>Act;</w:t>
      </w:r>
      <w:proofErr w:type="gramEnd"/>
    </w:p>
    <w:p w14:paraId="0B62CE2A" w14:textId="77777777" w:rsidR="003C1F99" w:rsidRPr="009111AC" w:rsidRDefault="003C1F99" w:rsidP="00FD604F">
      <w:pPr>
        <w:numPr>
          <w:ilvl w:val="1"/>
          <w:numId w:val="43"/>
        </w:numPr>
        <w:autoSpaceDE w:val="0"/>
        <w:autoSpaceDN w:val="0"/>
        <w:adjustRightInd w:val="0"/>
        <w:spacing w:after="0" w:line="240" w:lineRule="auto"/>
        <w:jc w:val="both"/>
        <w:rPr>
          <w:rFonts w:ascii="Arial Narrow" w:hAnsi="Arial Narrow"/>
          <w:bCs/>
        </w:rPr>
      </w:pPr>
      <w:r w:rsidRPr="009111AC">
        <w:rPr>
          <w:rFonts w:ascii="Arial Narrow" w:hAnsi="Arial Narrow"/>
          <w:bCs/>
        </w:rPr>
        <w:t xml:space="preserve">The Slavery Era Disclosure </w:t>
      </w:r>
      <w:proofErr w:type="gramStart"/>
      <w:r w:rsidRPr="009111AC">
        <w:rPr>
          <w:rFonts w:ascii="Arial Narrow" w:hAnsi="Arial Narrow"/>
          <w:bCs/>
        </w:rPr>
        <w:t>Ordinance;</w:t>
      </w:r>
      <w:proofErr w:type="gramEnd"/>
    </w:p>
    <w:p w14:paraId="0B62CE2B" w14:textId="77777777" w:rsidR="003C1F99" w:rsidRPr="009111AC" w:rsidRDefault="003C1F99" w:rsidP="00FD604F">
      <w:pPr>
        <w:numPr>
          <w:ilvl w:val="1"/>
          <w:numId w:val="43"/>
        </w:numPr>
        <w:autoSpaceDE w:val="0"/>
        <w:autoSpaceDN w:val="0"/>
        <w:adjustRightInd w:val="0"/>
        <w:spacing w:after="0" w:line="240" w:lineRule="auto"/>
        <w:jc w:val="both"/>
        <w:rPr>
          <w:rFonts w:ascii="Arial Narrow" w:hAnsi="Arial Narrow"/>
          <w:bCs/>
        </w:rPr>
      </w:pPr>
      <w:r w:rsidRPr="009111AC">
        <w:rPr>
          <w:rFonts w:ascii="Arial Narrow" w:hAnsi="Arial Narrow"/>
          <w:bCs/>
        </w:rPr>
        <w:t>The Fair Employment Practices of the Equal Contracting Opportunities Ordinances.</w:t>
      </w:r>
    </w:p>
    <w:p w14:paraId="0B62CE2C" w14:textId="77777777" w:rsidR="005A66C5" w:rsidRDefault="005A66C5" w:rsidP="00A25C74">
      <w:pPr>
        <w:autoSpaceDE w:val="0"/>
        <w:autoSpaceDN w:val="0"/>
        <w:adjustRightInd w:val="0"/>
        <w:spacing w:before="240" w:after="0" w:line="240" w:lineRule="auto"/>
        <w:ind w:left="720"/>
        <w:rPr>
          <w:rFonts w:ascii="Arial Narrow" w:hAnsi="Arial Narrow"/>
          <w:b/>
          <w:bCs/>
        </w:rPr>
      </w:pPr>
    </w:p>
    <w:p w14:paraId="0B62CE2D" w14:textId="77777777" w:rsidR="00B0058B" w:rsidRDefault="002640D3" w:rsidP="002102D1">
      <w:pPr>
        <w:pStyle w:val="Heading3"/>
        <w:ind w:left="720" w:hanging="720"/>
        <w:rPr>
          <w:lang w:val="en-US"/>
        </w:rPr>
      </w:pPr>
      <w:bookmarkStart w:id="40" w:name="_Toc454345588"/>
      <w:bookmarkStart w:id="41" w:name="_Toc220415596"/>
      <w:r>
        <w:rPr>
          <w:rStyle w:val="Strong"/>
          <w:b/>
        </w:rPr>
        <w:t>1.1</w:t>
      </w:r>
      <w:r w:rsidR="003C1F99">
        <w:rPr>
          <w:rStyle w:val="Strong"/>
          <w:b/>
          <w:lang w:val="en-US"/>
        </w:rPr>
        <w:t>5</w:t>
      </w:r>
      <w:r w:rsidR="00912895">
        <w:rPr>
          <w:rStyle w:val="Strong"/>
          <w:b/>
        </w:rPr>
        <w:tab/>
        <w:t>Cooperative Contract (Optional)</w:t>
      </w:r>
      <w:bookmarkEnd w:id="40"/>
      <w:bookmarkEnd w:id="41"/>
      <w:r w:rsidR="00070634">
        <w:rPr>
          <w:rStyle w:val="Strong"/>
          <w:b/>
          <w:lang w:val="en-US"/>
        </w:rPr>
        <w:t xml:space="preserve"> </w:t>
      </w:r>
      <w:r w:rsidR="00070634" w:rsidRPr="00B0058B">
        <w:t xml:space="preserve"> </w:t>
      </w:r>
    </w:p>
    <w:p w14:paraId="0B62CE2F" w14:textId="5DCB7762" w:rsidR="00912895" w:rsidRDefault="00912895" w:rsidP="005F00DE">
      <w:pPr>
        <w:ind w:left="720"/>
        <w:rPr>
          <w:rStyle w:val="Strong"/>
          <w:rFonts w:ascii="Arial Narrow" w:hAnsi="Arial Narrow"/>
          <w:b w:val="0"/>
        </w:rPr>
      </w:pPr>
      <w:r w:rsidRPr="00F91A04">
        <w:rPr>
          <w:rStyle w:val="Strong"/>
          <w:rFonts w:ascii="Arial Narrow" w:hAnsi="Arial Narrow"/>
          <w:b w:val="0"/>
        </w:rPr>
        <w:t xml:space="preserve">Wayne </w:t>
      </w:r>
      <w:r>
        <w:rPr>
          <w:rStyle w:val="Strong"/>
          <w:rFonts w:ascii="Arial Narrow" w:hAnsi="Arial Narrow"/>
          <w:b w:val="0"/>
        </w:rPr>
        <w:t>County</w:t>
      </w:r>
      <w:r w:rsidRPr="00F91A04">
        <w:rPr>
          <w:rStyle w:val="Strong"/>
          <w:rFonts w:ascii="Arial Narrow" w:hAnsi="Arial Narrow"/>
          <w:b w:val="0"/>
        </w:rPr>
        <w:t xml:space="preserve">, as the Lead Public Agency has partnered with </w:t>
      </w:r>
      <w:r w:rsidRPr="003B3132">
        <w:rPr>
          <w:rStyle w:val="Strong"/>
          <w:rFonts w:ascii="Arial Narrow" w:hAnsi="Arial Narrow"/>
          <w:b w:val="0"/>
          <w:strike/>
        </w:rPr>
        <w:t>Michigan Association of Counties (“MAC”)</w:t>
      </w:r>
      <w:r w:rsidRPr="00F91A04">
        <w:rPr>
          <w:rStyle w:val="Strong"/>
          <w:rFonts w:ascii="Arial Narrow" w:hAnsi="Arial Narrow"/>
          <w:b w:val="0"/>
        </w:rPr>
        <w:t xml:space="preserve"> </w:t>
      </w:r>
      <w:r w:rsidR="003B3132">
        <w:rPr>
          <w:rStyle w:val="Strong"/>
          <w:rFonts w:ascii="Arial Narrow" w:hAnsi="Arial Narrow"/>
          <w:b w:val="0"/>
        </w:rPr>
        <w:t xml:space="preserve">Public Procurement Institute of Michigan (“PPIM”) </w:t>
      </w:r>
      <w:r w:rsidRPr="00F91A04">
        <w:rPr>
          <w:rStyle w:val="Strong"/>
          <w:rFonts w:ascii="Arial Narrow" w:hAnsi="Arial Narrow"/>
          <w:b w:val="0"/>
        </w:rPr>
        <w:t xml:space="preserve">to make the resultant </w:t>
      </w:r>
      <w:r w:rsidR="00D224AC">
        <w:rPr>
          <w:rStyle w:val="Strong"/>
          <w:rFonts w:ascii="Arial Narrow" w:hAnsi="Arial Narrow"/>
          <w:b w:val="0"/>
        </w:rPr>
        <w:t>Contract</w:t>
      </w:r>
      <w:r w:rsidR="00E020E1">
        <w:rPr>
          <w:rStyle w:val="Strong"/>
          <w:rFonts w:ascii="Arial Narrow" w:hAnsi="Arial Narrow"/>
          <w:b w:val="0"/>
        </w:rPr>
        <w:t xml:space="preserve"> </w:t>
      </w:r>
      <w:r w:rsidRPr="00F91A04">
        <w:rPr>
          <w:rStyle w:val="Strong"/>
          <w:rFonts w:ascii="Arial Narrow" w:hAnsi="Arial Narrow"/>
          <w:b w:val="0"/>
        </w:rPr>
        <w:t xml:space="preserve">from this solicitation available to other </w:t>
      </w:r>
      <w:r>
        <w:rPr>
          <w:rStyle w:val="Strong"/>
          <w:rFonts w:ascii="Arial Narrow" w:hAnsi="Arial Narrow"/>
          <w:b w:val="0"/>
        </w:rPr>
        <w:t>Wayne County municipalities and counties across the state</w:t>
      </w:r>
      <w:r w:rsidRPr="00F91A04">
        <w:rPr>
          <w:rStyle w:val="Strong"/>
          <w:rFonts w:ascii="Arial Narrow" w:hAnsi="Arial Narrow"/>
          <w:b w:val="0"/>
        </w:rPr>
        <w:t xml:space="preserve">, including </w:t>
      </w:r>
      <w:r>
        <w:rPr>
          <w:rStyle w:val="Strong"/>
          <w:rFonts w:ascii="Arial Narrow" w:hAnsi="Arial Narrow"/>
          <w:b w:val="0"/>
        </w:rPr>
        <w:t>school districts</w:t>
      </w:r>
      <w:r w:rsidRPr="00F91A04">
        <w:rPr>
          <w:rStyle w:val="Strong"/>
          <w:rFonts w:ascii="Arial Narrow" w:hAnsi="Arial Narrow"/>
          <w:b w:val="0"/>
        </w:rPr>
        <w:t xml:space="preserve"> an</w:t>
      </w:r>
      <w:r>
        <w:rPr>
          <w:rStyle w:val="Strong"/>
          <w:rFonts w:ascii="Arial Narrow" w:hAnsi="Arial Narrow"/>
          <w:b w:val="0"/>
        </w:rPr>
        <w:t>d local governmental entities</w:t>
      </w:r>
      <w:r w:rsidRPr="00F91A04">
        <w:rPr>
          <w:rStyle w:val="Strong"/>
          <w:rFonts w:ascii="Arial Narrow" w:hAnsi="Arial Narrow"/>
          <w:b w:val="0"/>
        </w:rPr>
        <w:t xml:space="preserve">, and agencies for the public benefit (“Public Agencies”), through </w:t>
      </w:r>
      <w:r w:rsidR="00D33C9E">
        <w:rPr>
          <w:rStyle w:val="Strong"/>
          <w:rFonts w:ascii="Arial Narrow" w:hAnsi="Arial Narrow"/>
          <w:b w:val="0"/>
        </w:rPr>
        <w:t xml:space="preserve">the </w:t>
      </w:r>
      <w:r w:rsidRPr="00F91A04">
        <w:rPr>
          <w:rStyle w:val="Strong"/>
          <w:rFonts w:ascii="Arial Narrow" w:hAnsi="Arial Narrow"/>
          <w:b w:val="0"/>
        </w:rPr>
        <w:t xml:space="preserve">Collaborative Procurement Plus (“CoPro+”) program. </w:t>
      </w:r>
    </w:p>
    <w:p w14:paraId="0B62CE30" w14:textId="56CE966C" w:rsidR="00912895" w:rsidRDefault="00912895" w:rsidP="00FD604F">
      <w:pPr>
        <w:spacing w:beforeLines="1" w:before="2" w:afterLines="1" w:after="2" w:line="240" w:lineRule="auto"/>
        <w:ind w:left="720"/>
        <w:jc w:val="both"/>
        <w:rPr>
          <w:rStyle w:val="Strong"/>
          <w:rFonts w:ascii="Arial Narrow" w:hAnsi="Arial Narrow"/>
          <w:b w:val="0"/>
        </w:rPr>
      </w:pPr>
      <w:r w:rsidRPr="00F91A04">
        <w:rPr>
          <w:rStyle w:val="Strong"/>
          <w:rFonts w:ascii="Arial Narrow" w:hAnsi="Arial Narrow"/>
          <w:b w:val="0"/>
        </w:rPr>
        <w:lastRenderedPageBreak/>
        <w:t xml:space="preserve">Wayne </w:t>
      </w:r>
      <w:r>
        <w:rPr>
          <w:rStyle w:val="Strong"/>
          <w:rFonts w:ascii="Arial Narrow" w:hAnsi="Arial Narrow"/>
          <w:b w:val="0"/>
        </w:rPr>
        <w:t>County</w:t>
      </w:r>
      <w:r w:rsidRPr="00F91A04">
        <w:rPr>
          <w:rStyle w:val="Strong"/>
          <w:rFonts w:ascii="Arial Narrow" w:hAnsi="Arial Narrow"/>
          <w:b w:val="0"/>
        </w:rPr>
        <w:t xml:space="preserve"> is acting as the contracting agency for any other Participating Public Agency that elects to utilize </w:t>
      </w:r>
      <w:r>
        <w:rPr>
          <w:rStyle w:val="Strong"/>
          <w:rFonts w:ascii="Arial Narrow" w:hAnsi="Arial Narrow"/>
          <w:b w:val="0"/>
        </w:rPr>
        <w:t xml:space="preserve">the </w:t>
      </w:r>
      <w:r w:rsidR="00D224AC">
        <w:rPr>
          <w:rStyle w:val="Strong"/>
          <w:rFonts w:ascii="Arial Narrow" w:hAnsi="Arial Narrow"/>
          <w:b w:val="0"/>
        </w:rPr>
        <w:t>Contract</w:t>
      </w:r>
      <w:r w:rsidRPr="00F91A04">
        <w:rPr>
          <w:rStyle w:val="Strong"/>
          <w:rFonts w:ascii="Arial Narrow" w:hAnsi="Arial Narrow"/>
          <w:b w:val="0"/>
        </w:rPr>
        <w:t xml:space="preserve">.  Use of the </w:t>
      </w:r>
      <w:r w:rsidR="00D224AC">
        <w:rPr>
          <w:rStyle w:val="Strong"/>
          <w:rFonts w:ascii="Arial Narrow" w:hAnsi="Arial Narrow"/>
          <w:b w:val="0"/>
        </w:rPr>
        <w:t>Contract</w:t>
      </w:r>
      <w:r w:rsidRPr="00F91A04">
        <w:rPr>
          <w:rStyle w:val="Strong"/>
          <w:rFonts w:ascii="Arial Narrow" w:hAnsi="Arial Narrow"/>
          <w:b w:val="0"/>
        </w:rPr>
        <w:t xml:space="preserve"> by any Public Agency is preceded by their registration as a Participating Public Agency in </w:t>
      </w:r>
      <w:r w:rsidR="00BF1D6A">
        <w:rPr>
          <w:rStyle w:val="Strong"/>
          <w:rFonts w:ascii="Arial Narrow" w:hAnsi="Arial Narrow"/>
          <w:b w:val="0"/>
        </w:rPr>
        <w:t xml:space="preserve">the </w:t>
      </w:r>
      <w:r w:rsidRPr="00F91A04">
        <w:rPr>
          <w:rStyle w:val="Strong"/>
          <w:rFonts w:ascii="Arial Narrow" w:hAnsi="Arial Narrow"/>
          <w:b w:val="0"/>
        </w:rPr>
        <w:t xml:space="preserve">Collaborative Procurement Plus (“CoPro+”) program.  </w:t>
      </w:r>
    </w:p>
    <w:p w14:paraId="0B62CE31" w14:textId="77777777" w:rsidR="00070634" w:rsidRDefault="00070634" w:rsidP="00FD604F">
      <w:pPr>
        <w:spacing w:beforeLines="1" w:before="2" w:afterLines="1" w:after="2" w:line="240" w:lineRule="auto"/>
        <w:ind w:left="720"/>
        <w:jc w:val="both"/>
        <w:rPr>
          <w:rStyle w:val="Strong"/>
          <w:rFonts w:ascii="Arial Narrow" w:hAnsi="Arial Narrow"/>
          <w:b w:val="0"/>
        </w:rPr>
      </w:pPr>
    </w:p>
    <w:p w14:paraId="0B62CE32" w14:textId="77777777" w:rsidR="00070634" w:rsidRPr="003B3132" w:rsidRDefault="00070634" w:rsidP="00FD604F">
      <w:pPr>
        <w:autoSpaceDE w:val="0"/>
        <w:autoSpaceDN w:val="0"/>
        <w:adjustRightInd w:val="0"/>
        <w:spacing w:after="0" w:line="240" w:lineRule="auto"/>
        <w:ind w:left="720"/>
        <w:jc w:val="both"/>
        <w:rPr>
          <w:rFonts w:ascii="Arial Narrow" w:hAnsi="Arial Narrow"/>
          <w:b/>
          <w:bCs/>
          <w:strike/>
        </w:rPr>
      </w:pPr>
      <w:r w:rsidRPr="003B3132">
        <w:rPr>
          <w:rFonts w:ascii="Arial Narrow" w:hAnsi="Arial Narrow"/>
          <w:bCs/>
          <w:strike/>
        </w:rPr>
        <w:t xml:space="preserve">As it applies to cooperative agreements, participation in the cooperative program is not a mandatory component or requirement in this solicitation </w:t>
      </w:r>
      <w:proofErr w:type="gramStart"/>
      <w:r w:rsidRPr="003B3132">
        <w:rPr>
          <w:rFonts w:ascii="Arial Narrow" w:hAnsi="Arial Narrow"/>
          <w:bCs/>
          <w:strike/>
        </w:rPr>
        <w:t>in order for</w:t>
      </w:r>
      <w:proofErr w:type="gramEnd"/>
      <w:r w:rsidRPr="003B3132">
        <w:rPr>
          <w:rFonts w:ascii="Arial Narrow" w:hAnsi="Arial Narrow"/>
          <w:bCs/>
          <w:strike/>
        </w:rPr>
        <w:t xml:space="preserve"> a </w:t>
      </w:r>
      <w:r w:rsidR="003D7743" w:rsidRPr="003B3132">
        <w:rPr>
          <w:rFonts w:ascii="Arial Narrow" w:hAnsi="Arial Narrow"/>
          <w:bCs/>
          <w:strike/>
        </w:rPr>
        <w:t>Bidder</w:t>
      </w:r>
      <w:r w:rsidR="00E020E1" w:rsidRPr="003B3132">
        <w:rPr>
          <w:rFonts w:ascii="Arial Narrow" w:hAnsi="Arial Narrow"/>
          <w:bCs/>
          <w:strike/>
        </w:rPr>
        <w:t xml:space="preserve"> to receive an award. </w:t>
      </w:r>
      <w:r w:rsidR="003D7743" w:rsidRPr="003B3132">
        <w:rPr>
          <w:rFonts w:ascii="Arial Narrow" w:hAnsi="Arial Narrow"/>
          <w:bCs/>
          <w:strike/>
        </w:rPr>
        <w:t>Bidder</w:t>
      </w:r>
      <w:r w:rsidR="00E020E1" w:rsidRPr="003B3132">
        <w:rPr>
          <w:rFonts w:ascii="Arial Narrow" w:hAnsi="Arial Narrow"/>
          <w:bCs/>
          <w:strike/>
        </w:rPr>
        <w:t>s</w:t>
      </w:r>
      <w:r w:rsidRPr="003B3132">
        <w:rPr>
          <w:rFonts w:ascii="Arial Narrow" w:hAnsi="Arial Narrow"/>
          <w:bCs/>
          <w:strike/>
        </w:rPr>
        <w:t xml:space="preserve"> have the option to be considered for a </w:t>
      </w:r>
      <w:proofErr w:type="gramStart"/>
      <w:r w:rsidRPr="003B3132">
        <w:rPr>
          <w:rFonts w:ascii="Arial Narrow" w:hAnsi="Arial Narrow"/>
          <w:bCs/>
          <w:strike/>
        </w:rPr>
        <w:t>County</w:t>
      </w:r>
      <w:proofErr w:type="gramEnd"/>
      <w:r w:rsidRPr="003B3132">
        <w:rPr>
          <w:rFonts w:ascii="Arial Narrow" w:hAnsi="Arial Narrow"/>
          <w:bCs/>
          <w:strike/>
        </w:rPr>
        <w:t xml:space="preserve"> agreement only or for both a County and cooperative agreement.  </w:t>
      </w:r>
    </w:p>
    <w:p w14:paraId="0B62CE33" w14:textId="77777777" w:rsidR="00912895" w:rsidRPr="003B3132" w:rsidRDefault="00912895" w:rsidP="00912895">
      <w:pPr>
        <w:spacing w:after="0" w:line="240" w:lineRule="auto"/>
        <w:rPr>
          <w:rFonts w:ascii="Arial Narrow" w:hAnsi="Arial Narrow"/>
          <w:strike/>
        </w:rPr>
      </w:pPr>
    </w:p>
    <w:p w14:paraId="0B62CE34" w14:textId="77777777" w:rsidR="00912895" w:rsidRDefault="00912895" w:rsidP="00912895">
      <w:pPr>
        <w:spacing w:after="0" w:line="240" w:lineRule="auto"/>
        <w:ind w:firstLine="720"/>
        <w:rPr>
          <w:rFonts w:ascii="Arial Narrow" w:hAnsi="Arial Narrow"/>
          <w:b/>
          <w:bCs/>
        </w:rPr>
      </w:pPr>
      <w:r w:rsidRPr="00F91A04">
        <w:rPr>
          <w:rFonts w:ascii="Arial Narrow" w:hAnsi="Arial Narrow"/>
          <w:b/>
          <w:bCs/>
        </w:rPr>
        <w:t xml:space="preserve">Purpose of </w:t>
      </w:r>
      <w:r>
        <w:rPr>
          <w:rFonts w:ascii="Arial Narrow" w:hAnsi="Arial Narrow"/>
          <w:b/>
          <w:bCs/>
        </w:rPr>
        <w:t>Cooperative Contract</w:t>
      </w:r>
    </w:p>
    <w:p w14:paraId="0B62CE35" w14:textId="77777777" w:rsidR="00912895" w:rsidRPr="00F91A04" w:rsidRDefault="00912895" w:rsidP="00912895">
      <w:pPr>
        <w:spacing w:after="0" w:line="240" w:lineRule="auto"/>
        <w:ind w:firstLine="720"/>
        <w:rPr>
          <w:rFonts w:ascii="Arial Narrow" w:hAnsi="Arial Narrow"/>
          <w:b/>
          <w:bCs/>
        </w:rPr>
      </w:pPr>
    </w:p>
    <w:p w14:paraId="0B62CE36" w14:textId="77777777" w:rsidR="00912895" w:rsidRPr="00F91A04" w:rsidRDefault="00912895" w:rsidP="00FD604F">
      <w:pPr>
        <w:spacing w:after="0" w:line="240" w:lineRule="auto"/>
        <w:ind w:left="1080" w:hanging="270"/>
        <w:jc w:val="both"/>
        <w:rPr>
          <w:rFonts w:ascii="Arial Narrow" w:hAnsi="Arial Narrow"/>
        </w:rPr>
      </w:pPr>
      <w:r w:rsidRPr="00F91A04">
        <w:rPr>
          <w:rFonts w:ascii="Arial Narrow" w:hAnsi="Arial Narrow"/>
        </w:rPr>
        <w:t>1. Provide governmental agencies opportunities for greater efficiency in procuring goods and services</w:t>
      </w:r>
    </w:p>
    <w:p w14:paraId="0B62CE37" w14:textId="77777777" w:rsidR="00912895" w:rsidRPr="00F91A04" w:rsidRDefault="00912895" w:rsidP="00FD604F">
      <w:pPr>
        <w:spacing w:after="0" w:line="240" w:lineRule="auto"/>
        <w:ind w:left="1080" w:hanging="270"/>
        <w:jc w:val="both"/>
        <w:rPr>
          <w:rFonts w:ascii="Arial Narrow" w:hAnsi="Arial Narrow"/>
        </w:rPr>
      </w:pPr>
      <w:r w:rsidRPr="00F91A04">
        <w:rPr>
          <w:rFonts w:ascii="Arial Narrow" w:hAnsi="Arial Narrow"/>
        </w:rPr>
        <w:t xml:space="preserve">2. Take advantage of state-of-the-art purchasing procedures to </w:t>
      </w:r>
      <w:proofErr w:type="gramStart"/>
      <w:r w:rsidRPr="00F91A04">
        <w:rPr>
          <w:rFonts w:ascii="Arial Narrow" w:hAnsi="Arial Narrow"/>
        </w:rPr>
        <w:t>insure</w:t>
      </w:r>
      <w:proofErr w:type="gramEnd"/>
      <w:r w:rsidRPr="00F91A04">
        <w:rPr>
          <w:rFonts w:ascii="Arial Narrow" w:hAnsi="Arial Narrow"/>
        </w:rPr>
        <w:t xml:space="preserve"> the most competitive contracts</w:t>
      </w:r>
    </w:p>
    <w:p w14:paraId="0B62CE38" w14:textId="77777777" w:rsidR="00912895" w:rsidRPr="00F91A04" w:rsidRDefault="00912895" w:rsidP="00FD604F">
      <w:pPr>
        <w:spacing w:after="0" w:line="240" w:lineRule="auto"/>
        <w:ind w:left="1080" w:hanging="270"/>
        <w:jc w:val="both"/>
        <w:rPr>
          <w:rFonts w:ascii="Arial Narrow" w:hAnsi="Arial Narrow"/>
        </w:rPr>
      </w:pPr>
      <w:r w:rsidRPr="00F91A04">
        <w:rPr>
          <w:rFonts w:ascii="Arial Narrow" w:hAnsi="Arial Narrow"/>
        </w:rPr>
        <w:t xml:space="preserve">3. Provide competitive price and bulk purchasing for multiple government agencies that </w:t>
      </w:r>
      <w:proofErr w:type="gramStart"/>
      <w:r w:rsidRPr="00F91A04">
        <w:rPr>
          <w:rFonts w:ascii="Arial Narrow" w:hAnsi="Arial Narrow"/>
        </w:rPr>
        <w:t>yields</w:t>
      </w:r>
      <w:proofErr w:type="gramEnd"/>
      <w:r w:rsidRPr="00F91A04">
        <w:rPr>
          <w:rFonts w:ascii="Arial Narrow" w:hAnsi="Arial Narrow"/>
        </w:rPr>
        <w:t xml:space="preserve"> economic benefits unobtainable by the individual entity</w:t>
      </w:r>
    </w:p>
    <w:p w14:paraId="0B62CE39" w14:textId="77777777" w:rsidR="00912895" w:rsidRPr="00F91A04" w:rsidRDefault="00912895" w:rsidP="00FD604F">
      <w:pPr>
        <w:spacing w:after="0" w:line="240" w:lineRule="auto"/>
        <w:ind w:left="1080" w:hanging="270"/>
        <w:jc w:val="both"/>
        <w:rPr>
          <w:rFonts w:ascii="Arial Narrow" w:hAnsi="Arial Narrow"/>
        </w:rPr>
      </w:pPr>
      <w:r w:rsidRPr="00F91A04">
        <w:rPr>
          <w:rFonts w:ascii="Arial Narrow" w:hAnsi="Arial Narrow"/>
        </w:rPr>
        <w:t>4. Provide quick and efficient delivery of goods and services</w:t>
      </w:r>
    </w:p>
    <w:p w14:paraId="0B62CE3A" w14:textId="77777777" w:rsidR="00912895" w:rsidRPr="00F91A04" w:rsidRDefault="00912895" w:rsidP="00FD604F">
      <w:pPr>
        <w:spacing w:after="0" w:line="240" w:lineRule="auto"/>
        <w:ind w:left="1080" w:hanging="270"/>
        <w:jc w:val="both"/>
        <w:rPr>
          <w:rFonts w:ascii="Arial Narrow" w:hAnsi="Arial Narrow"/>
        </w:rPr>
      </w:pPr>
      <w:r w:rsidRPr="00F91A04">
        <w:rPr>
          <w:rFonts w:ascii="Arial Narrow" w:hAnsi="Arial Narrow"/>
        </w:rPr>
        <w:t>5. Equalize purchasing power for smaller agencies that are unable to command the best contracts for themselves</w:t>
      </w:r>
      <w:r w:rsidR="00FD604F">
        <w:rPr>
          <w:rFonts w:ascii="Arial Narrow" w:hAnsi="Arial Narrow"/>
        </w:rPr>
        <w:t>.</w:t>
      </w:r>
    </w:p>
    <w:p w14:paraId="0B62CE3B" w14:textId="77777777" w:rsidR="00912895" w:rsidRDefault="00912895" w:rsidP="00912895">
      <w:pPr>
        <w:autoSpaceDE w:val="0"/>
        <w:autoSpaceDN w:val="0"/>
        <w:adjustRightInd w:val="0"/>
        <w:spacing w:after="0" w:line="240" w:lineRule="auto"/>
        <w:rPr>
          <w:rFonts w:ascii="Arial Narrow" w:hAnsi="Arial Narrow"/>
          <w:b/>
          <w:bCs/>
        </w:rPr>
      </w:pPr>
    </w:p>
    <w:p w14:paraId="0B62CE3C" w14:textId="77777777" w:rsidR="000616A1" w:rsidRDefault="000616A1" w:rsidP="00FD604F">
      <w:pPr>
        <w:spacing w:after="0" w:line="240" w:lineRule="auto"/>
        <w:ind w:firstLine="720"/>
        <w:jc w:val="both"/>
        <w:rPr>
          <w:rFonts w:ascii="Arial Narrow" w:hAnsi="Arial Narrow"/>
          <w:b/>
          <w:bCs/>
        </w:rPr>
      </w:pPr>
      <w:bookmarkStart w:id="42" w:name="_Toc454345589"/>
      <w:r>
        <w:rPr>
          <w:rFonts w:ascii="Arial Narrow" w:hAnsi="Arial Narrow"/>
          <w:b/>
          <w:bCs/>
        </w:rPr>
        <w:t>Administrative Fees</w:t>
      </w:r>
    </w:p>
    <w:p w14:paraId="0B62CE3D" w14:textId="77777777" w:rsidR="000616A1" w:rsidRDefault="000616A1" w:rsidP="00FD604F">
      <w:pPr>
        <w:spacing w:after="0" w:line="240" w:lineRule="auto"/>
        <w:ind w:left="720"/>
        <w:jc w:val="both"/>
        <w:rPr>
          <w:rFonts w:ascii="Arial Narrow" w:hAnsi="Arial Narrow"/>
          <w:bCs/>
        </w:rPr>
      </w:pPr>
      <w:r>
        <w:rPr>
          <w:rFonts w:ascii="Arial Narrow" w:hAnsi="Arial Narrow"/>
          <w:bCs/>
        </w:rPr>
        <w:t>An administrative fee of 1.5% will be collected on a quarterly basis. The fee will be calculated against the quarterly sales volume for all purchase</w:t>
      </w:r>
      <w:r w:rsidR="006B69AB">
        <w:rPr>
          <w:rFonts w:ascii="Arial Narrow" w:hAnsi="Arial Narrow"/>
          <w:bCs/>
        </w:rPr>
        <w:t>s</w:t>
      </w:r>
      <w:r>
        <w:rPr>
          <w:rFonts w:ascii="Arial Narrow" w:hAnsi="Arial Narrow"/>
          <w:bCs/>
        </w:rPr>
        <w:t xml:space="preserve"> made under this agreement. A request for Quarterly Sales Reports will be sent out from M.A.C. (Michigan Associations of Counties). M.A.C. is the CoPro+ consortium administrator.</w:t>
      </w:r>
    </w:p>
    <w:p w14:paraId="0B62CE3E" w14:textId="77777777" w:rsidR="000616A1" w:rsidRDefault="000616A1" w:rsidP="00FD604F">
      <w:pPr>
        <w:spacing w:after="0" w:line="240" w:lineRule="auto"/>
        <w:ind w:firstLine="720"/>
        <w:jc w:val="both"/>
        <w:rPr>
          <w:rFonts w:ascii="Arial Narrow" w:hAnsi="Arial Narrow"/>
          <w:bCs/>
        </w:rPr>
      </w:pPr>
    </w:p>
    <w:p w14:paraId="0B62CE3F" w14:textId="77777777" w:rsidR="000616A1" w:rsidRPr="000616A1" w:rsidRDefault="000616A1" w:rsidP="00FD604F">
      <w:pPr>
        <w:spacing w:after="0" w:line="240" w:lineRule="auto"/>
        <w:ind w:left="720"/>
        <w:jc w:val="both"/>
        <w:rPr>
          <w:rFonts w:ascii="Arial Narrow" w:hAnsi="Arial Narrow"/>
          <w:bCs/>
        </w:rPr>
      </w:pPr>
      <w:r>
        <w:rPr>
          <w:rFonts w:ascii="Arial Narrow" w:hAnsi="Arial Narrow"/>
          <w:bCs/>
        </w:rPr>
        <w:t>All administrative fees collected under the CoPro+ consortium will be distributed between M.A.C., Wayne County and CoPro+ members that place a sales order against the Master Agreement.</w:t>
      </w:r>
    </w:p>
    <w:p w14:paraId="0B62CE40" w14:textId="77777777" w:rsidR="000616A1" w:rsidRDefault="000616A1" w:rsidP="00A25C74">
      <w:pPr>
        <w:pStyle w:val="Heading3"/>
        <w:spacing w:line="240" w:lineRule="auto"/>
        <w:ind w:left="720" w:hanging="720"/>
        <w:rPr>
          <w:lang w:val="en-US"/>
        </w:rPr>
      </w:pPr>
    </w:p>
    <w:p w14:paraId="0B62CE43" w14:textId="41029640" w:rsidR="001801E6" w:rsidRPr="003B3132" w:rsidRDefault="00A403DF" w:rsidP="003B3132">
      <w:pPr>
        <w:pStyle w:val="Heading3"/>
        <w:ind w:left="720" w:hanging="720"/>
        <w:rPr>
          <w:lang w:val="en-US"/>
        </w:rPr>
      </w:pPr>
      <w:bookmarkStart w:id="43" w:name="_Toc220415597"/>
      <w:r w:rsidRPr="00153A06">
        <w:t>1.1</w:t>
      </w:r>
      <w:r w:rsidR="003C1F99">
        <w:rPr>
          <w:lang w:val="en-US"/>
        </w:rPr>
        <w:t>6</w:t>
      </w:r>
      <w:r>
        <w:tab/>
      </w:r>
      <w:r w:rsidR="00D472B6">
        <w:t xml:space="preserve">Bid </w:t>
      </w:r>
      <w:r>
        <w:t xml:space="preserve">Guarantee </w:t>
      </w:r>
      <w:bookmarkEnd w:id="42"/>
      <w:r w:rsidR="009772F7">
        <w:t>– NOT APPLICABLE</w:t>
      </w:r>
      <w:bookmarkEnd w:id="43"/>
      <w:r w:rsidR="009772F7">
        <w:t xml:space="preserve"> </w:t>
      </w:r>
    </w:p>
    <w:p w14:paraId="0B62CE45" w14:textId="77777777" w:rsidR="0005694E" w:rsidRDefault="0005694E" w:rsidP="00A25C74">
      <w:pPr>
        <w:spacing w:before="240" w:after="0" w:line="240" w:lineRule="auto"/>
        <w:ind w:left="720"/>
        <w:rPr>
          <w:rFonts w:ascii="Arial Narrow" w:hAnsi="Arial Narrow" w:cs="Arial"/>
        </w:rPr>
      </w:pPr>
    </w:p>
    <w:p w14:paraId="0B62CE46" w14:textId="0561CD0F" w:rsidR="0005694E" w:rsidRPr="0005694E" w:rsidRDefault="0005694E" w:rsidP="0005694E">
      <w:pPr>
        <w:pStyle w:val="Heading3"/>
        <w:ind w:left="720" w:hanging="720"/>
        <w:rPr>
          <w:lang w:val="en-US"/>
        </w:rPr>
      </w:pPr>
      <w:bookmarkStart w:id="44" w:name="_Toc220415598"/>
      <w:r w:rsidRPr="00153A06">
        <w:t>1.1</w:t>
      </w:r>
      <w:r>
        <w:rPr>
          <w:lang w:val="en-US"/>
        </w:rPr>
        <w:t>7</w:t>
      </w:r>
      <w:r>
        <w:tab/>
      </w:r>
      <w:r>
        <w:rPr>
          <w:lang w:val="en-US"/>
        </w:rPr>
        <w:t>Performance and Payment Bonds</w:t>
      </w:r>
      <w:r w:rsidR="009772F7">
        <w:rPr>
          <w:lang w:val="en-US"/>
        </w:rPr>
        <w:t xml:space="preserve"> -  NOPT APPLICABLE</w:t>
      </w:r>
      <w:bookmarkEnd w:id="44"/>
      <w:r w:rsidR="009772F7">
        <w:rPr>
          <w:lang w:val="en-US"/>
        </w:rPr>
        <w:t xml:space="preserve"> </w:t>
      </w:r>
    </w:p>
    <w:p w14:paraId="0B62CE4A" w14:textId="290A4A50" w:rsidR="0005694E" w:rsidRPr="005B669D" w:rsidRDefault="0005694E" w:rsidP="009772F7">
      <w:pPr>
        <w:pStyle w:val="BodyText"/>
        <w:tabs>
          <w:tab w:val="left" w:pos="1800"/>
        </w:tabs>
        <w:ind w:left="720"/>
        <w:rPr>
          <w:rFonts w:ascii="Arial Narrow" w:hAnsi="Arial Narrow" w:cs="Arial"/>
        </w:rPr>
      </w:pPr>
    </w:p>
    <w:p w14:paraId="0B62CE4B" w14:textId="498C06F4" w:rsidR="007A55F4" w:rsidRPr="00070634" w:rsidRDefault="007A55F4" w:rsidP="007A55F4">
      <w:pPr>
        <w:pStyle w:val="Heading3"/>
        <w:ind w:left="720" w:hanging="720"/>
        <w:rPr>
          <w:lang w:val="en-US"/>
        </w:rPr>
      </w:pPr>
      <w:bookmarkStart w:id="45" w:name="_Toc220415599"/>
      <w:r w:rsidRPr="00153A06">
        <w:t>1.1</w:t>
      </w:r>
      <w:r>
        <w:rPr>
          <w:lang w:val="en-US"/>
        </w:rPr>
        <w:t>8</w:t>
      </w:r>
      <w:r>
        <w:tab/>
      </w:r>
      <w:r>
        <w:rPr>
          <w:lang w:val="en-US"/>
        </w:rPr>
        <w:t>Pre-Bid Meeting and Site Visit</w:t>
      </w:r>
      <w:r>
        <w:t xml:space="preserve"> </w:t>
      </w:r>
      <w:r w:rsidR="009772F7">
        <w:t>– NOT APPLICABLE</w:t>
      </w:r>
      <w:bookmarkEnd w:id="45"/>
      <w:r w:rsidR="009772F7">
        <w:t xml:space="preserve"> </w:t>
      </w:r>
    </w:p>
    <w:p w14:paraId="0B62CE58" w14:textId="1EE1505D" w:rsidR="007568D8" w:rsidRPr="00153A06" w:rsidRDefault="007568D8" w:rsidP="009772F7">
      <w:pPr>
        <w:pStyle w:val="BodyText"/>
        <w:tabs>
          <w:tab w:val="left" w:pos="1800"/>
        </w:tabs>
        <w:ind w:left="720"/>
        <w:rPr>
          <w:rFonts w:ascii="Arial Narrow" w:hAnsi="Arial Narrow"/>
          <w:b/>
          <w:bCs/>
        </w:rPr>
      </w:pPr>
    </w:p>
    <w:p w14:paraId="0B62CE59" w14:textId="476DF5C5" w:rsidR="005A66C5" w:rsidRPr="00153A06" w:rsidRDefault="005A66C5" w:rsidP="005A66C5">
      <w:pPr>
        <w:pStyle w:val="Heading3"/>
        <w:rPr>
          <w:bCs/>
        </w:rPr>
      </w:pPr>
      <w:bookmarkStart w:id="46" w:name="_Toc353999804"/>
      <w:bookmarkStart w:id="47" w:name="_Toc454345590"/>
      <w:bookmarkStart w:id="48" w:name="_Toc220415600"/>
      <w:r w:rsidRPr="00153A06">
        <w:t>1.1</w:t>
      </w:r>
      <w:r w:rsidR="00DD29D2">
        <w:rPr>
          <w:lang w:val="en-US"/>
        </w:rPr>
        <w:t>9</w:t>
      </w:r>
      <w:r>
        <w:tab/>
        <w:t>Definitions</w:t>
      </w:r>
      <w:bookmarkEnd w:id="46"/>
      <w:r w:rsidR="00912895">
        <w:t xml:space="preserve"> (Optional)</w:t>
      </w:r>
      <w:bookmarkEnd w:id="47"/>
      <w:r w:rsidR="009772F7">
        <w:t xml:space="preserve"> -  NOT APPLICABLE</w:t>
      </w:r>
      <w:bookmarkEnd w:id="48"/>
      <w:r w:rsidR="009772F7">
        <w:t xml:space="preserve"> </w:t>
      </w:r>
    </w:p>
    <w:p w14:paraId="0B62CE5B" w14:textId="77777777" w:rsidR="002640D3" w:rsidRDefault="002640D3" w:rsidP="005A66C5">
      <w:pPr>
        <w:spacing w:after="0" w:line="240" w:lineRule="auto"/>
        <w:ind w:left="720"/>
        <w:rPr>
          <w:rFonts w:ascii="Arial Narrow" w:hAnsi="Arial Narrow"/>
          <w:b/>
          <w:bCs/>
        </w:rPr>
      </w:pPr>
    </w:p>
    <w:p w14:paraId="0B62CE5C" w14:textId="77777777" w:rsidR="000868C0" w:rsidRPr="00374133" w:rsidRDefault="000868C0">
      <w:pPr>
        <w:spacing w:after="0" w:line="240" w:lineRule="auto"/>
        <w:rPr>
          <w:rFonts w:ascii="Arial" w:hAnsi="Arial" w:cs="Arial"/>
          <w:sz w:val="20"/>
        </w:rPr>
      </w:pPr>
      <w:bookmarkStart w:id="49" w:name="_Toc353999805"/>
      <w:r>
        <w:rPr>
          <w:rFonts w:ascii="Arial" w:hAnsi="Arial" w:cs="Arial"/>
          <w:color w:val="FF0000"/>
          <w:sz w:val="20"/>
        </w:rPr>
        <w:br w:type="page"/>
      </w:r>
    </w:p>
    <w:p w14:paraId="0B62CE5D" w14:textId="77777777" w:rsidR="005842CF" w:rsidRDefault="005842CF" w:rsidP="005842CF">
      <w:pPr>
        <w:spacing w:after="0" w:line="240" w:lineRule="auto"/>
        <w:rPr>
          <w:rFonts w:ascii="Arial Narrow" w:hAnsi="Arial Narrow"/>
          <w:b/>
          <w:bCs/>
        </w:rPr>
      </w:pPr>
    </w:p>
    <w:p w14:paraId="0B62CE5E" w14:textId="77777777" w:rsidR="009435CB" w:rsidRPr="00D05950" w:rsidRDefault="009435CB" w:rsidP="009435CB">
      <w:pPr>
        <w:pStyle w:val="Heading2"/>
        <w:ind w:left="0" w:right="0"/>
        <w:jc w:val="center"/>
        <w:rPr>
          <w:i w:val="0"/>
          <w:color w:val="000000"/>
          <w:sz w:val="32"/>
          <w:szCs w:val="32"/>
          <w:lang w:val="en-US"/>
        </w:rPr>
      </w:pPr>
      <w:bookmarkStart w:id="50" w:name="_Toc220415601"/>
      <w:bookmarkStart w:id="51" w:name="_Toc454345591"/>
      <w:r w:rsidRPr="00A6162C">
        <w:rPr>
          <w:i w:val="0"/>
          <w:color w:val="000000"/>
          <w:sz w:val="32"/>
          <w:szCs w:val="32"/>
        </w:rPr>
        <w:t xml:space="preserve">SECTION </w:t>
      </w:r>
      <w:r>
        <w:rPr>
          <w:i w:val="0"/>
          <w:color w:val="000000"/>
          <w:sz w:val="32"/>
          <w:szCs w:val="32"/>
          <w:lang w:val="en-US"/>
        </w:rPr>
        <w:t>2</w:t>
      </w:r>
      <w:r>
        <w:rPr>
          <w:i w:val="0"/>
          <w:color w:val="000000"/>
          <w:sz w:val="32"/>
          <w:szCs w:val="32"/>
        </w:rPr>
        <w:t>.0</w:t>
      </w:r>
      <w:r w:rsidRPr="00A6162C">
        <w:rPr>
          <w:i w:val="0"/>
          <w:color w:val="000000"/>
          <w:sz w:val="32"/>
          <w:szCs w:val="32"/>
        </w:rPr>
        <w:t xml:space="preserve"> – </w:t>
      </w:r>
      <w:r>
        <w:rPr>
          <w:i w:val="0"/>
          <w:color w:val="000000"/>
          <w:sz w:val="32"/>
          <w:szCs w:val="32"/>
          <w:lang w:val="en-US"/>
        </w:rPr>
        <w:t>MINIMUM QUALIFICATIONS</w:t>
      </w:r>
      <w:bookmarkEnd w:id="50"/>
    </w:p>
    <w:p w14:paraId="0B62CE5F" w14:textId="77777777" w:rsidR="009435CB" w:rsidRPr="00153A06" w:rsidRDefault="00E90EA2" w:rsidP="00E90EA2">
      <w:pPr>
        <w:pStyle w:val="Heading3"/>
        <w:ind w:left="720" w:hanging="720"/>
        <w:rPr>
          <w:bCs/>
        </w:rPr>
      </w:pPr>
      <w:bookmarkStart w:id="52" w:name="_Toc454344777"/>
      <w:bookmarkStart w:id="53" w:name="_Toc220415602"/>
      <w:r>
        <w:rPr>
          <w:lang w:val="en-US"/>
        </w:rPr>
        <w:t>2.1</w:t>
      </w:r>
      <w:r w:rsidR="009435CB" w:rsidRPr="00153A06">
        <w:tab/>
      </w:r>
      <w:r w:rsidR="009435CB">
        <w:t xml:space="preserve">Adherence to Minimum </w:t>
      </w:r>
      <w:r w:rsidR="009435CB">
        <w:rPr>
          <w:lang w:val="en-US"/>
        </w:rPr>
        <w:t>Qualifications</w:t>
      </w:r>
      <w:r w:rsidR="009435CB">
        <w:t xml:space="preserve"> (Pass/Fail)</w:t>
      </w:r>
      <w:bookmarkEnd w:id="52"/>
      <w:bookmarkEnd w:id="53"/>
    </w:p>
    <w:p w14:paraId="0B62CE60" w14:textId="77777777" w:rsidR="009435CB" w:rsidRDefault="009435CB" w:rsidP="00FD604F">
      <w:pPr>
        <w:autoSpaceDE w:val="0"/>
        <w:autoSpaceDN w:val="0"/>
        <w:adjustRightInd w:val="0"/>
        <w:spacing w:after="0" w:line="240" w:lineRule="auto"/>
        <w:ind w:left="720"/>
        <w:jc w:val="both"/>
        <w:rPr>
          <w:rFonts w:ascii="Arial Narrow" w:hAnsi="Arial Narrow"/>
          <w:bCs/>
        </w:rPr>
      </w:pPr>
      <w:r w:rsidRPr="00A003F6">
        <w:rPr>
          <w:rFonts w:ascii="Arial Narrow" w:hAnsi="Arial Narrow"/>
          <w:bCs/>
        </w:rPr>
        <w:t xml:space="preserve">Interested and qualified </w:t>
      </w:r>
      <w:r w:rsidR="003D7743">
        <w:rPr>
          <w:rFonts w:ascii="Arial Narrow" w:hAnsi="Arial Narrow"/>
          <w:bCs/>
        </w:rPr>
        <w:t>Bidder</w:t>
      </w:r>
      <w:r w:rsidRPr="00A003F6">
        <w:rPr>
          <w:rFonts w:ascii="Arial Narrow" w:hAnsi="Arial Narrow"/>
          <w:bCs/>
        </w:rPr>
        <w:t>s that can demonstrate their abil</w:t>
      </w:r>
      <w:r>
        <w:rPr>
          <w:rFonts w:ascii="Arial Narrow" w:hAnsi="Arial Narrow"/>
          <w:bCs/>
        </w:rPr>
        <w:t xml:space="preserve">ity to successfully </w:t>
      </w:r>
      <w:r w:rsidRPr="00153A06">
        <w:rPr>
          <w:rFonts w:ascii="Arial Narrow" w:hAnsi="Arial Narrow"/>
          <w:bCs/>
        </w:rPr>
        <w:t>provid</w:t>
      </w:r>
      <w:r w:rsidRPr="000159B3">
        <w:rPr>
          <w:rFonts w:ascii="Arial Narrow" w:hAnsi="Arial Narrow"/>
          <w:bCs/>
        </w:rPr>
        <w:t>e the services/products outlined in the Scope of Work/Specifications</w:t>
      </w:r>
      <w:r>
        <w:rPr>
          <w:rFonts w:ascii="Arial Narrow" w:hAnsi="Arial Narrow"/>
          <w:bCs/>
        </w:rPr>
        <w:t xml:space="preserve"> section of</w:t>
      </w:r>
      <w:r w:rsidRPr="00A003F6">
        <w:rPr>
          <w:rFonts w:ascii="Arial Narrow" w:hAnsi="Arial Narrow"/>
          <w:bCs/>
        </w:rPr>
        <w:t xml:space="preserve"> this </w:t>
      </w:r>
      <w:r w:rsidR="008D2F61">
        <w:rPr>
          <w:rFonts w:ascii="Arial Narrow" w:hAnsi="Arial Narrow"/>
          <w:bCs/>
        </w:rPr>
        <w:t>IFB</w:t>
      </w:r>
      <w:r>
        <w:rPr>
          <w:rFonts w:ascii="Arial Narrow" w:hAnsi="Arial Narrow"/>
          <w:bCs/>
        </w:rPr>
        <w:t xml:space="preserve"> </w:t>
      </w:r>
      <w:r w:rsidRPr="00A003F6">
        <w:rPr>
          <w:rFonts w:ascii="Arial Narrow" w:hAnsi="Arial Narrow"/>
          <w:bCs/>
        </w:rPr>
        <w:t xml:space="preserve">are invited to submit </w:t>
      </w:r>
      <w:r w:rsidR="00AE4EB1">
        <w:rPr>
          <w:rFonts w:ascii="Arial Narrow" w:hAnsi="Arial Narrow"/>
          <w:bCs/>
        </w:rPr>
        <w:t>bid</w:t>
      </w:r>
      <w:r w:rsidRPr="00A003F6">
        <w:rPr>
          <w:rFonts w:ascii="Arial Narrow" w:hAnsi="Arial Narrow"/>
          <w:bCs/>
        </w:rPr>
        <w:t xml:space="preserve">(s), provided they meet the </w:t>
      </w:r>
      <w:r>
        <w:rPr>
          <w:rFonts w:ascii="Arial Narrow" w:hAnsi="Arial Narrow"/>
          <w:bCs/>
        </w:rPr>
        <w:t>following minimum qualification</w:t>
      </w:r>
      <w:r w:rsidRPr="00A003F6">
        <w:rPr>
          <w:rFonts w:ascii="Arial Narrow" w:hAnsi="Arial Narrow"/>
          <w:bCs/>
        </w:rPr>
        <w:t>s:</w:t>
      </w:r>
    </w:p>
    <w:p w14:paraId="0B62CE61" w14:textId="77777777" w:rsidR="00D334E2" w:rsidRDefault="00D334E2" w:rsidP="009435CB">
      <w:pPr>
        <w:autoSpaceDE w:val="0"/>
        <w:autoSpaceDN w:val="0"/>
        <w:adjustRightInd w:val="0"/>
        <w:spacing w:after="0" w:line="240" w:lineRule="auto"/>
        <w:ind w:left="720"/>
        <w:rPr>
          <w:rFonts w:ascii="Arial Narrow" w:hAnsi="Arial Narrow"/>
          <w:bCs/>
        </w:rPr>
      </w:pPr>
    </w:p>
    <w:p w14:paraId="0B62CE63" w14:textId="2F3AD6EA" w:rsidR="009435CB" w:rsidRPr="00C174AD" w:rsidRDefault="009435CB" w:rsidP="009435CB">
      <w:pPr>
        <w:numPr>
          <w:ilvl w:val="1"/>
          <w:numId w:val="13"/>
        </w:numPr>
        <w:spacing w:after="0" w:line="240" w:lineRule="auto"/>
        <w:ind w:left="1080"/>
        <w:jc w:val="both"/>
        <w:rPr>
          <w:rFonts w:ascii="Arial Narrow" w:hAnsi="Arial Narrow" w:cs="Arial"/>
        </w:rPr>
      </w:pPr>
      <w:proofErr w:type="gramStart"/>
      <w:r w:rsidRPr="00C174AD">
        <w:rPr>
          <w:rFonts w:ascii="Arial Narrow" w:hAnsi="Arial Narrow" w:cs="Arial"/>
        </w:rPr>
        <w:t xml:space="preserve">The </w:t>
      </w:r>
      <w:r w:rsidR="003D7743">
        <w:rPr>
          <w:rFonts w:ascii="Arial Narrow" w:hAnsi="Arial Narrow" w:cs="Arial"/>
        </w:rPr>
        <w:t>Bidder</w:t>
      </w:r>
      <w:proofErr w:type="gramEnd"/>
      <w:r w:rsidRPr="00C174AD">
        <w:rPr>
          <w:rFonts w:ascii="Arial Narrow" w:hAnsi="Arial Narrow" w:cs="Arial"/>
        </w:rPr>
        <w:t xml:space="preserve"> OR </w:t>
      </w:r>
      <w:r w:rsidR="003D7743">
        <w:rPr>
          <w:rFonts w:ascii="Arial Narrow" w:hAnsi="Arial Narrow" w:cs="Arial"/>
        </w:rPr>
        <w:t>Bidder</w:t>
      </w:r>
      <w:r w:rsidRPr="00C174AD">
        <w:rPr>
          <w:rFonts w:ascii="Arial Narrow" w:hAnsi="Arial Narrow" w:cs="Arial"/>
        </w:rPr>
        <w:t xml:space="preserve"> or its subcontractor OR </w:t>
      </w:r>
      <w:r w:rsidR="003D7743">
        <w:rPr>
          <w:rFonts w:ascii="Arial Narrow" w:hAnsi="Arial Narrow" w:cs="Arial"/>
        </w:rPr>
        <w:t>Bidder</w:t>
      </w:r>
      <w:r w:rsidRPr="00C174AD">
        <w:rPr>
          <w:rFonts w:ascii="Arial Narrow" w:hAnsi="Arial Narrow" w:cs="Arial"/>
        </w:rPr>
        <w:t xml:space="preserve"> or its key personnel must have </w:t>
      </w:r>
      <w:r w:rsidR="00EB6AEA">
        <w:rPr>
          <w:rFonts w:ascii="Arial Narrow" w:hAnsi="Arial Narrow" w:cs="Arial"/>
        </w:rPr>
        <w:t>(</w:t>
      </w:r>
      <w:r w:rsidR="00604444">
        <w:rPr>
          <w:rFonts w:ascii="Arial Narrow" w:hAnsi="Arial Narrow" w:cs="Arial"/>
        </w:rPr>
        <w:t>3</w:t>
      </w:r>
      <w:r w:rsidR="00EB6AEA">
        <w:rPr>
          <w:rFonts w:ascii="Arial Narrow" w:hAnsi="Arial Narrow" w:cs="Arial"/>
        </w:rPr>
        <w:t>)</w:t>
      </w:r>
      <w:r w:rsidRPr="00A6162C">
        <w:rPr>
          <w:rFonts w:ascii="Arial Narrow" w:hAnsi="Arial Narrow"/>
          <w:b/>
          <w:bCs/>
          <w:color w:val="2F5496"/>
        </w:rPr>
        <w:t xml:space="preserve"> </w:t>
      </w:r>
      <w:r w:rsidRPr="00C174AD">
        <w:rPr>
          <w:rFonts w:ascii="Arial Narrow" w:hAnsi="Arial Narrow" w:cs="Arial"/>
        </w:rPr>
        <w:t xml:space="preserve">years’ experience </w:t>
      </w:r>
      <w:r w:rsidR="0097651A" w:rsidRPr="009772F7">
        <w:rPr>
          <w:rFonts w:ascii="Arial Narrow" w:hAnsi="Arial Narrow" w:cs="Arial"/>
        </w:rPr>
        <w:t xml:space="preserve">within the last </w:t>
      </w:r>
      <w:r w:rsidR="00EB6AEA" w:rsidRPr="009772F7">
        <w:rPr>
          <w:rFonts w:ascii="Arial Narrow" w:hAnsi="Arial Narrow" w:cs="Arial"/>
        </w:rPr>
        <w:t xml:space="preserve">(5) years providing jail supplies equivalent or </w:t>
      </w:r>
      <w:proofErr w:type="gramStart"/>
      <w:r w:rsidR="00EB6AEA" w:rsidRPr="009772F7">
        <w:rPr>
          <w:rFonts w:ascii="Arial Narrow" w:hAnsi="Arial Narrow" w:cs="Arial"/>
        </w:rPr>
        <w:t>similar to</w:t>
      </w:r>
      <w:proofErr w:type="gramEnd"/>
      <w:r w:rsidR="00EB6AEA" w:rsidRPr="009772F7">
        <w:rPr>
          <w:rFonts w:ascii="Arial Narrow" w:hAnsi="Arial Narrow" w:cs="Arial"/>
        </w:rPr>
        <w:t xml:space="preserve"> those </w:t>
      </w:r>
      <w:r w:rsidR="00CF208F" w:rsidRPr="009772F7">
        <w:rPr>
          <w:rFonts w:ascii="Arial Narrow" w:hAnsi="Arial Narrow" w:cs="Arial"/>
        </w:rPr>
        <w:t>being requested by Wayne County as described herein</w:t>
      </w:r>
      <w:r w:rsidR="00A108E6" w:rsidRPr="009772F7">
        <w:rPr>
          <w:rFonts w:ascii="Arial Narrow" w:hAnsi="Arial Narrow" w:cs="Arial"/>
        </w:rPr>
        <w:t>.</w:t>
      </w:r>
    </w:p>
    <w:p w14:paraId="0B62CE64" w14:textId="4EC46F97" w:rsidR="009435CB" w:rsidRPr="00C174AD" w:rsidRDefault="009435CB" w:rsidP="009435CB">
      <w:pPr>
        <w:numPr>
          <w:ilvl w:val="1"/>
          <w:numId w:val="13"/>
        </w:numPr>
        <w:spacing w:after="0" w:line="240" w:lineRule="auto"/>
        <w:ind w:left="1080"/>
        <w:jc w:val="both"/>
        <w:rPr>
          <w:rFonts w:ascii="Arial Narrow" w:hAnsi="Arial Narrow" w:cs="Arial"/>
        </w:rPr>
      </w:pPr>
      <w:r w:rsidRPr="00C174AD">
        <w:rPr>
          <w:rFonts w:ascii="Arial Narrow" w:hAnsi="Arial Narrow" w:cs="Arial"/>
        </w:rPr>
        <w:t xml:space="preserve">The </w:t>
      </w:r>
      <w:r w:rsidR="003D7743">
        <w:rPr>
          <w:rFonts w:ascii="Arial Narrow" w:hAnsi="Arial Narrow" w:cs="Arial"/>
        </w:rPr>
        <w:t>Bidder</w:t>
      </w:r>
      <w:r w:rsidRPr="00C174AD">
        <w:rPr>
          <w:rFonts w:ascii="Arial Narrow" w:hAnsi="Arial Narrow" w:cs="Arial"/>
        </w:rPr>
        <w:t xml:space="preserve"> OR </w:t>
      </w:r>
      <w:r w:rsidR="003D7743">
        <w:rPr>
          <w:rFonts w:ascii="Arial Narrow" w:hAnsi="Arial Narrow" w:cs="Arial"/>
        </w:rPr>
        <w:t>Bidder</w:t>
      </w:r>
      <w:r w:rsidRPr="00C174AD">
        <w:rPr>
          <w:rFonts w:ascii="Arial Narrow" w:hAnsi="Arial Narrow" w:cs="Arial"/>
        </w:rPr>
        <w:t xml:space="preserve"> or its subcontractor OR </w:t>
      </w:r>
      <w:r w:rsidR="003D7743">
        <w:rPr>
          <w:rFonts w:ascii="Arial Narrow" w:hAnsi="Arial Narrow" w:cs="Arial"/>
        </w:rPr>
        <w:t>Bidder</w:t>
      </w:r>
      <w:r w:rsidRPr="00C174AD">
        <w:rPr>
          <w:rFonts w:ascii="Arial Narrow" w:hAnsi="Arial Narrow" w:cs="Arial"/>
        </w:rPr>
        <w:t xml:space="preserve"> or its key personnel must have worked on at least three comparable projects</w:t>
      </w:r>
      <w:r w:rsidR="006C524A">
        <w:rPr>
          <w:rFonts w:ascii="Arial Narrow" w:hAnsi="Arial Narrow" w:cs="Arial"/>
        </w:rPr>
        <w:t>.</w:t>
      </w:r>
    </w:p>
    <w:p w14:paraId="0B62CE66" w14:textId="77777777" w:rsidR="009435CB" w:rsidRDefault="009435CB" w:rsidP="00BA6655">
      <w:pPr>
        <w:autoSpaceDE w:val="0"/>
        <w:autoSpaceDN w:val="0"/>
        <w:adjustRightInd w:val="0"/>
        <w:spacing w:after="0" w:line="240" w:lineRule="auto"/>
        <w:rPr>
          <w:rFonts w:ascii="Arial Narrow" w:hAnsi="Arial Narrow"/>
          <w:bCs/>
        </w:rPr>
      </w:pPr>
    </w:p>
    <w:p w14:paraId="0B62CE67" w14:textId="020616EB" w:rsidR="009435CB" w:rsidRDefault="009435CB" w:rsidP="001E4FD7">
      <w:pPr>
        <w:autoSpaceDE w:val="0"/>
        <w:autoSpaceDN w:val="0"/>
        <w:adjustRightInd w:val="0"/>
        <w:spacing w:after="0" w:line="240" w:lineRule="auto"/>
        <w:ind w:left="720"/>
        <w:jc w:val="both"/>
        <w:rPr>
          <w:rFonts w:ascii="Arial Narrow" w:hAnsi="Arial Narrow"/>
          <w:bCs/>
        </w:rPr>
      </w:pPr>
      <w:r w:rsidRPr="00153A06">
        <w:rPr>
          <w:rFonts w:ascii="Arial Narrow" w:hAnsi="Arial Narrow"/>
          <w:bCs/>
        </w:rPr>
        <w:t xml:space="preserve">Failure of the </w:t>
      </w:r>
      <w:r w:rsidR="003D7743">
        <w:rPr>
          <w:rFonts w:ascii="Arial Narrow" w:hAnsi="Arial Narrow" w:cs="Arial"/>
        </w:rPr>
        <w:t>Bidder</w:t>
      </w:r>
      <w:r w:rsidRPr="00153A06">
        <w:rPr>
          <w:rFonts w:ascii="Arial Narrow" w:hAnsi="Arial Narrow"/>
          <w:bCs/>
        </w:rPr>
        <w:t xml:space="preserve"> to </w:t>
      </w:r>
      <w:r>
        <w:rPr>
          <w:rFonts w:ascii="Arial Narrow" w:hAnsi="Arial Narrow"/>
          <w:bCs/>
        </w:rPr>
        <w:t>meet</w:t>
      </w:r>
      <w:r w:rsidRPr="00153A06">
        <w:rPr>
          <w:rFonts w:ascii="Arial Narrow" w:hAnsi="Arial Narrow"/>
          <w:bCs/>
        </w:rPr>
        <w:t xml:space="preserve"> </w:t>
      </w:r>
      <w:proofErr w:type="gramStart"/>
      <w:r w:rsidR="006D050D">
        <w:rPr>
          <w:rFonts w:ascii="Arial Narrow" w:hAnsi="Arial Narrow"/>
          <w:bCs/>
        </w:rPr>
        <w:t>all</w:t>
      </w:r>
      <w:r w:rsidR="00A405E4">
        <w:rPr>
          <w:rFonts w:ascii="Arial Narrow" w:hAnsi="Arial Narrow"/>
          <w:bCs/>
        </w:rPr>
        <w:t xml:space="preserve"> </w:t>
      </w:r>
      <w:r w:rsidR="006D050D">
        <w:rPr>
          <w:rFonts w:ascii="Arial Narrow" w:hAnsi="Arial Narrow"/>
          <w:bCs/>
        </w:rPr>
        <w:t>of</w:t>
      </w:r>
      <w:proofErr w:type="gramEnd"/>
      <w:r w:rsidRPr="00153A06">
        <w:rPr>
          <w:rFonts w:ascii="Arial Narrow" w:hAnsi="Arial Narrow"/>
          <w:bCs/>
        </w:rPr>
        <w:t xml:space="preserve"> the minimum </w:t>
      </w:r>
      <w:r>
        <w:rPr>
          <w:rFonts w:ascii="Arial Narrow" w:hAnsi="Arial Narrow"/>
          <w:bCs/>
        </w:rPr>
        <w:t>qualifications</w:t>
      </w:r>
      <w:r w:rsidRPr="00153A06">
        <w:rPr>
          <w:rFonts w:ascii="Arial Narrow" w:hAnsi="Arial Narrow"/>
          <w:bCs/>
        </w:rPr>
        <w:t xml:space="preserve"> </w:t>
      </w:r>
      <w:r>
        <w:rPr>
          <w:rFonts w:ascii="Arial Narrow" w:hAnsi="Arial Narrow"/>
          <w:bCs/>
        </w:rPr>
        <w:t>will</w:t>
      </w:r>
      <w:r w:rsidRPr="00153A06">
        <w:rPr>
          <w:rFonts w:ascii="Arial Narrow" w:hAnsi="Arial Narrow"/>
          <w:bCs/>
        </w:rPr>
        <w:t xml:space="preserve"> eliminate its </w:t>
      </w:r>
      <w:r w:rsidR="001A05ED">
        <w:rPr>
          <w:rFonts w:ascii="Arial Narrow" w:hAnsi="Arial Narrow"/>
          <w:bCs/>
        </w:rPr>
        <w:t>bid</w:t>
      </w:r>
      <w:r w:rsidRPr="00153A06">
        <w:rPr>
          <w:rFonts w:ascii="Arial Narrow" w:hAnsi="Arial Narrow"/>
          <w:bCs/>
        </w:rPr>
        <w:t xml:space="preserve"> from any further consideration. </w:t>
      </w:r>
    </w:p>
    <w:p w14:paraId="0B62CE68" w14:textId="77777777" w:rsidR="009435CB" w:rsidRDefault="009435CB" w:rsidP="009435CB">
      <w:pPr>
        <w:autoSpaceDE w:val="0"/>
        <w:autoSpaceDN w:val="0"/>
        <w:adjustRightInd w:val="0"/>
        <w:spacing w:after="0" w:line="240" w:lineRule="auto"/>
        <w:ind w:left="720"/>
        <w:rPr>
          <w:rFonts w:ascii="Arial Narrow" w:hAnsi="Arial Narrow"/>
          <w:bCs/>
        </w:rPr>
      </w:pPr>
    </w:p>
    <w:p w14:paraId="0B62CE69" w14:textId="77777777" w:rsidR="009435CB" w:rsidRDefault="009435CB" w:rsidP="009435CB">
      <w:pPr>
        <w:spacing w:after="0" w:line="240" w:lineRule="auto"/>
        <w:ind w:left="720"/>
        <w:textAlignment w:val="baseline"/>
        <w:rPr>
          <w:rFonts w:ascii="Arial Narrow" w:eastAsia="Arial" w:hAnsi="Arial Narrow"/>
          <w:color w:val="000000"/>
        </w:rPr>
      </w:pPr>
    </w:p>
    <w:p w14:paraId="0B62CE6A" w14:textId="77777777" w:rsidR="009435CB" w:rsidRPr="00D05950" w:rsidRDefault="009435CB" w:rsidP="009435CB">
      <w:pPr>
        <w:rPr>
          <w:lang w:eastAsia="x-none"/>
        </w:rPr>
      </w:pPr>
      <w:r>
        <w:rPr>
          <w:lang w:eastAsia="x-none"/>
        </w:rPr>
        <w:br w:type="page"/>
      </w:r>
    </w:p>
    <w:p w14:paraId="0B62CE6B" w14:textId="77777777" w:rsidR="00D46911" w:rsidRPr="0050280A" w:rsidRDefault="005A66C5">
      <w:pPr>
        <w:pStyle w:val="Heading2"/>
        <w:ind w:left="0" w:right="0"/>
        <w:jc w:val="center"/>
        <w:rPr>
          <w:i w:val="0"/>
          <w:color w:val="000000"/>
          <w:sz w:val="32"/>
          <w:szCs w:val="32"/>
        </w:rPr>
      </w:pPr>
      <w:bookmarkStart w:id="54" w:name="_Toc220415603"/>
      <w:r w:rsidRPr="0050280A">
        <w:rPr>
          <w:i w:val="0"/>
          <w:color w:val="000000"/>
          <w:sz w:val="32"/>
          <w:szCs w:val="32"/>
        </w:rPr>
        <w:lastRenderedPageBreak/>
        <w:t>SECTION</w:t>
      </w:r>
      <w:r w:rsidR="00132E1A">
        <w:rPr>
          <w:i w:val="0"/>
          <w:color w:val="000000"/>
          <w:sz w:val="32"/>
          <w:szCs w:val="32"/>
          <w:lang w:val="en-US"/>
        </w:rPr>
        <w:t xml:space="preserve"> 3</w:t>
      </w:r>
      <w:r w:rsidRPr="0050280A">
        <w:rPr>
          <w:i w:val="0"/>
          <w:color w:val="000000"/>
          <w:sz w:val="32"/>
          <w:szCs w:val="32"/>
        </w:rPr>
        <w:t xml:space="preserve">.0 – </w:t>
      </w:r>
      <w:r w:rsidR="00573773">
        <w:rPr>
          <w:i w:val="0"/>
          <w:color w:val="000000"/>
          <w:sz w:val="32"/>
          <w:szCs w:val="32"/>
        </w:rPr>
        <w:t xml:space="preserve">SPECIFICATIONS AND </w:t>
      </w:r>
      <w:r w:rsidRPr="0050280A">
        <w:rPr>
          <w:i w:val="0"/>
          <w:color w:val="000000"/>
          <w:sz w:val="32"/>
          <w:szCs w:val="32"/>
        </w:rPr>
        <w:t>SCOPE OF WORK</w:t>
      </w:r>
      <w:bookmarkEnd w:id="51"/>
      <w:bookmarkEnd w:id="54"/>
    </w:p>
    <w:p w14:paraId="0B62CE6D" w14:textId="0E12817A" w:rsidR="00D9187C" w:rsidRPr="00374133" w:rsidRDefault="00D9187C" w:rsidP="00AE67DC">
      <w:pPr>
        <w:pStyle w:val="CommentText"/>
        <w:jc w:val="both"/>
        <w:rPr>
          <w:sz w:val="24"/>
          <w:szCs w:val="24"/>
          <w:lang w:val="en-US" w:eastAsia="en-US"/>
        </w:rPr>
      </w:pPr>
      <w:bookmarkStart w:id="55" w:name="_Toc454345592"/>
    </w:p>
    <w:p w14:paraId="0B62CE6E" w14:textId="77777777" w:rsidR="00D46911" w:rsidRPr="00374133" w:rsidRDefault="00D9187C" w:rsidP="00BB4143">
      <w:pPr>
        <w:pStyle w:val="Heading3"/>
      </w:pPr>
      <w:bookmarkStart w:id="56" w:name="_Toc220415604"/>
      <w:r w:rsidRPr="00374133">
        <w:t>3.1</w:t>
      </w:r>
      <w:r w:rsidR="005A66C5" w:rsidRPr="00374133">
        <w:tab/>
      </w:r>
      <w:r w:rsidR="00B347F5" w:rsidRPr="00374133">
        <w:t>Objectives and Purpose</w:t>
      </w:r>
      <w:bookmarkEnd w:id="55"/>
      <w:bookmarkEnd w:id="56"/>
      <w:r w:rsidR="00C13117" w:rsidRPr="00374133">
        <w:t xml:space="preserve"> </w:t>
      </w:r>
    </w:p>
    <w:p w14:paraId="0B62CE6F" w14:textId="0015C793" w:rsidR="008E0935" w:rsidRPr="00FB0B95" w:rsidRDefault="003A6246" w:rsidP="00D9187C">
      <w:pPr>
        <w:ind w:left="720"/>
        <w:rPr>
          <w:rFonts w:ascii="Arial Narrow" w:hAnsi="Arial Narrow"/>
          <w:bCs/>
        </w:rPr>
      </w:pPr>
      <w:r w:rsidRPr="00FB0B95">
        <w:rPr>
          <w:rFonts w:ascii="Arial Narrow" w:hAnsi="Arial Narrow"/>
          <w:bCs/>
        </w:rPr>
        <w:t xml:space="preserve">Wayne </w:t>
      </w:r>
      <w:r w:rsidR="003B3132">
        <w:rPr>
          <w:rFonts w:ascii="Arial Narrow" w:hAnsi="Arial Narrow"/>
          <w:bCs/>
        </w:rPr>
        <w:t>C</w:t>
      </w:r>
      <w:r w:rsidR="003B3132" w:rsidRPr="00FB0B95">
        <w:rPr>
          <w:rFonts w:ascii="Arial Narrow" w:hAnsi="Arial Narrow"/>
          <w:bCs/>
        </w:rPr>
        <w:t xml:space="preserve">ounty </w:t>
      </w:r>
      <w:r w:rsidRPr="00FB0B95">
        <w:rPr>
          <w:rFonts w:ascii="Arial Narrow" w:hAnsi="Arial Narrow"/>
          <w:bCs/>
        </w:rPr>
        <w:t>is seeking a service that has the depth, breadth</w:t>
      </w:r>
      <w:ins w:id="57" w:author="Jane Enright" w:date="2026-01-27T12:30:00Z" w16du:dateUtc="2026-01-27T17:30:00Z">
        <w:r w:rsidR="003B3132">
          <w:rPr>
            <w:rFonts w:ascii="Arial Narrow" w:hAnsi="Arial Narrow"/>
            <w:bCs/>
          </w:rPr>
          <w:t>,</w:t>
        </w:r>
      </w:ins>
      <w:r w:rsidRPr="00FB0B95">
        <w:rPr>
          <w:rFonts w:ascii="Arial Narrow" w:hAnsi="Arial Narrow"/>
          <w:bCs/>
        </w:rPr>
        <w:t xml:space="preserve"> and quality of resources necessary to provide jail supply items in the categories below. </w:t>
      </w:r>
    </w:p>
    <w:p w14:paraId="0B62CE70" w14:textId="77777777" w:rsidR="00AD1588" w:rsidRPr="00374133" w:rsidRDefault="004F0DEC" w:rsidP="008E6D0E">
      <w:pPr>
        <w:pStyle w:val="Heading3"/>
      </w:pPr>
      <w:bookmarkStart w:id="58" w:name="_Toc454345593"/>
      <w:bookmarkStart w:id="59" w:name="_Toc220415605"/>
      <w:r w:rsidRPr="00374133">
        <w:rPr>
          <w:lang w:val="en-US"/>
        </w:rPr>
        <w:t>3</w:t>
      </w:r>
      <w:r w:rsidR="008E6D0E" w:rsidRPr="00374133">
        <w:t>.2</w:t>
      </w:r>
      <w:r w:rsidR="008E6D0E" w:rsidRPr="00374133">
        <w:tab/>
      </w:r>
      <w:r w:rsidR="001E4FCE" w:rsidRPr="00374133">
        <w:t>Specifications</w:t>
      </w:r>
      <w:bookmarkEnd w:id="58"/>
      <w:bookmarkEnd w:id="59"/>
    </w:p>
    <w:p w14:paraId="0B62CE71" w14:textId="2A4DA73E" w:rsidR="00AD1588" w:rsidRPr="00FB0B95" w:rsidRDefault="003B3132" w:rsidP="00FD604F">
      <w:pPr>
        <w:ind w:left="720" w:hanging="540"/>
        <w:jc w:val="both"/>
        <w:rPr>
          <w:rFonts w:ascii="Arial Narrow" w:hAnsi="Arial Narrow"/>
          <w:bCs/>
        </w:rPr>
      </w:pPr>
      <w:r>
        <w:rPr>
          <w:rFonts w:ascii="Arial Narrow" w:hAnsi="Arial Narrow"/>
        </w:rPr>
        <w:tab/>
        <w:t xml:space="preserve">Proposers/Bidders </w:t>
      </w:r>
      <w:r>
        <w:rPr>
          <w:rFonts w:ascii="Arial Narrow" w:hAnsi="Arial Narrow"/>
          <w:bCs/>
        </w:rPr>
        <w:t xml:space="preserve">will provide manufacturer’s price lists, brochures, and catalogs for jail supplies in the following categories. </w:t>
      </w:r>
      <w:r>
        <w:rPr>
          <w:rFonts w:ascii="Arial Narrow" w:hAnsi="Arial Narrow"/>
        </w:rPr>
        <w:t xml:space="preserve">Bidders/Proposers </w:t>
      </w:r>
      <w:r>
        <w:rPr>
          <w:rFonts w:ascii="Arial Narrow" w:hAnsi="Arial Narrow"/>
          <w:bCs/>
        </w:rPr>
        <w:t xml:space="preserve">are to include product specifications for the supplies that clearly identify the brand and product. </w:t>
      </w:r>
      <w:r>
        <w:rPr>
          <w:rFonts w:ascii="Arial Narrow" w:hAnsi="Arial Narrow"/>
        </w:rPr>
        <w:t xml:space="preserve">Bidders/Proposers </w:t>
      </w:r>
      <w:r>
        <w:rPr>
          <w:rFonts w:ascii="Arial Narrow" w:hAnsi="Arial Narrow"/>
          <w:bCs/>
        </w:rPr>
        <w:t>are to include the percentage discount for each category in the pricing section (Attachment A) of this solicitation. Responses may be submitted for one, multiple, or all categories; however, the county’s preference is to award a contract to one vendor for all categories. </w:t>
      </w:r>
    </w:p>
    <w:p w14:paraId="5A0D3DE8" w14:textId="2F192A52" w:rsidR="00CB7A63" w:rsidRPr="00FB0B95" w:rsidRDefault="00CB7A63" w:rsidP="00CB7A63">
      <w:pPr>
        <w:pStyle w:val="ListParagraph"/>
        <w:numPr>
          <w:ilvl w:val="6"/>
          <w:numId w:val="13"/>
        </w:numPr>
        <w:jc w:val="both"/>
        <w:rPr>
          <w:rFonts w:ascii="Arial Narrow" w:hAnsi="Arial Narrow"/>
          <w:bCs/>
        </w:rPr>
      </w:pPr>
      <w:r w:rsidRPr="00FB0B95">
        <w:rPr>
          <w:rFonts w:ascii="Arial Narrow" w:hAnsi="Arial Narrow"/>
          <w:bCs/>
        </w:rPr>
        <w:t>Bedding and towels</w:t>
      </w:r>
    </w:p>
    <w:p w14:paraId="1A36459C" w14:textId="6E2F8E93" w:rsidR="00CB7A63" w:rsidRPr="00FB0B95" w:rsidRDefault="009E6C6A" w:rsidP="00CB7A63">
      <w:pPr>
        <w:pStyle w:val="ListParagraph"/>
        <w:numPr>
          <w:ilvl w:val="6"/>
          <w:numId w:val="13"/>
        </w:numPr>
        <w:jc w:val="both"/>
        <w:rPr>
          <w:rFonts w:ascii="Arial Narrow" w:hAnsi="Arial Narrow"/>
          <w:bCs/>
        </w:rPr>
      </w:pPr>
      <w:r w:rsidRPr="00FB0B95">
        <w:rPr>
          <w:rFonts w:ascii="Arial Narrow" w:hAnsi="Arial Narrow"/>
          <w:bCs/>
        </w:rPr>
        <w:t xml:space="preserve">inmate </w:t>
      </w:r>
      <w:r w:rsidR="00397600">
        <w:rPr>
          <w:rFonts w:ascii="Arial Narrow" w:hAnsi="Arial Narrow"/>
          <w:bCs/>
        </w:rPr>
        <w:t>clothing</w:t>
      </w:r>
      <w:r w:rsidRPr="00FB0B95">
        <w:rPr>
          <w:rFonts w:ascii="Arial Narrow" w:hAnsi="Arial Narrow"/>
          <w:bCs/>
        </w:rPr>
        <w:t xml:space="preserve"> and footwear</w:t>
      </w:r>
    </w:p>
    <w:p w14:paraId="41C43B7C" w14:textId="18B90D36" w:rsidR="009E6C6A" w:rsidRPr="00FB0B95" w:rsidRDefault="009E6C6A" w:rsidP="00CB7A63">
      <w:pPr>
        <w:pStyle w:val="ListParagraph"/>
        <w:numPr>
          <w:ilvl w:val="6"/>
          <w:numId w:val="13"/>
        </w:numPr>
        <w:jc w:val="both"/>
        <w:rPr>
          <w:rFonts w:ascii="Arial Narrow" w:hAnsi="Arial Narrow"/>
          <w:bCs/>
        </w:rPr>
      </w:pPr>
      <w:r w:rsidRPr="00FB0B95">
        <w:rPr>
          <w:rFonts w:ascii="Arial Narrow" w:hAnsi="Arial Narrow"/>
          <w:bCs/>
        </w:rPr>
        <w:t>hygiene and personal care items</w:t>
      </w:r>
    </w:p>
    <w:p w14:paraId="465EB374" w14:textId="67AD590E" w:rsidR="009E6C6A" w:rsidRPr="00FB0B95" w:rsidRDefault="009E6C6A" w:rsidP="00CB7A63">
      <w:pPr>
        <w:pStyle w:val="ListParagraph"/>
        <w:numPr>
          <w:ilvl w:val="6"/>
          <w:numId w:val="13"/>
        </w:numPr>
        <w:jc w:val="both"/>
        <w:rPr>
          <w:rFonts w:ascii="Arial Narrow" w:hAnsi="Arial Narrow"/>
          <w:bCs/>
        </w:rPr>
      </w:pPr>
      <w:r w:rsidRPr="00FB0B95">
        <w:rPr>
          <w:rFonts w:ascii="Arial Narrow" w:hAnsi="Arial Narrow"/>
          <w:bCs/>
        </w:rPr>
        <w:t>mattresses</w:t>
      </w:r>
    </w:p>
    <w:p w14:paraId="70995DEC" w14:textId="2D73CA1B" w:rsidR="009E6C6A" w:rsidRPr="00FB0B95" w:rsidRDefault="009E6C6A" w:rsidP="00CB7A63">
      <w:pPr>
        <w:pStyle w:val="ListParagraph"/>
        <w:numPr>
          <w:ilvl w:val="6"/>
          <w:numId w:val="13"/>
        </w:numPr>
        <w:jc w:val="both"/>
        <w:rPr>
          <w:rFonts w:ascii="Arial Narrow" w:hAnsi="Arial Narrow"/>
          <w:bCs/>
        </w:rPr>
      </w:pPr>
      <w:r w:rsidRPr="00FB0B95">
        <w:rPr>
          <w:rFonts w:ascii="Arial Narrow" w:hAnsi="Arial Narrow"/>
          <w:bCs/>
        </w:rPr>
        <w:t>recreation items</w:t>
      </w:r>
    </w:p>
    <w:p w14:paraId="3F3BF806" w14:textId="6FAEB715" w:rsidR="0001798C" w:rsidRPr="00FB0B95" w:rsidRDefault="0001798C" w:rsidP="00CB7A63">
      <w:pPr>
        <w:pStyle w:val="ListParagraph"/>
        <w:numPr>
          <w:ilvl w:val="6"/>
          <w:numId w:val="13"/>
        </w:numPr>
        <w:jc w:val="both"/>
        <w:rPr>
          <w:rFonts w:ascii="Arial Narrow" w:hAnsi="Arial Narrow"/>
          <w:bCs/>
        </w:rPr>
      </w:pPr>
      <w:r w:rsidRPr="00FB0B95">
        <w:rPr>
          <w:rFonts w:ascii="Arial Narrow" w:hAnsi="Arial Narrow"/>
          <w:bCs/>
        </w:rPr>
        <w:t>clothing detergents</w:t>
      </w:r>
    </w:p>
    <w:p w14:paraId="0A80A343" w14:textId="506D04AE" w:rsidR="0001798C" w:rsidRPr="00FB0B95" w:rsidRDefault="0001798C" w:rsidP="00CB7A63">
      <w:pPr>
        <w:pStyle w:val="ListParagraph"/>
        <w:numPr>
          <w:ilvl w:val="6"/>
          <w:numId w:val="13"/>
        </w:numPr>
        <w:jc w:val="both"/>
        <w:rPr>
          <w:rFonts w:ascii="Arial Narrow" w:hAnsi="Arial Narrow"/>
          <w:bCs/>
        </w:rPr>
      </w:pPr>
      <w:r w:rsidRPr="00FB0B95">
        <w:rPr>
          <w:rFonts w:ascii="Arial Narrow" w:hAnsi="Arial Narrow"/>
          <w:bCs/>
        </w:rPr>
        <w:t>cleaning supplies</w:t>
      </w:r>
    </w:p>
    <w:p w14:paraId="0B62CE72" w14:textId="77777777" w:rsidR="00D9187C" w:rsidRPr="00374133" w:rsidRDefault="00D9187C" w:rsidP="00D9187C">
      <w:pPr>
        <w:pStyle w:val="Heading3"/>
        <w:rPr>
          <w:rStyle w:val="Strong"/>
          <w:b/>
          <w:lang w:val="en-US"/>
        </w:rPr>
      </w:pPr>
      <w:bookmarkStart w:id="60" w:name="_Toc220415606"/>
      <w:r w:rsidRPr="00374133">
        <w:t>3.3</w:t>
      </w:r>
      <w:r w:rsidRPr="00374133">
        <w:tab/>
      </w:r>
      <w:r w:rsidRPr="00374133">
        <w:rPr>
          <w:rStyle w:val="Strong"/>
          <w:b/>
        </w:rPr>
        <w:t>Contract Term</w:t>
      </w:r>
      <w:bookmarkEnd w:id="60"/>
    </w:p>
    <w:p w14:paraId="0B62CE73" w14:textId="3BD40144" w:rsidR="00D9187C" w:rsidRPr="00374133" w:rsidRDefault="00D9187C" w:rsidP="00FD604F">
      <w:pPr>
        <w:autoSpaceDE w:val="0"/>
        <w:autoSpaceDN w:val="0"/>
        <w:adjustRightInd w:val="0"/>
        <w:spacing w:after="0" w:line="240" w:lineRule="auto"/>
        <w:ind w:left="720"/>
        <w:jc w:val="both"/>
        <w:rPr>
          <w:rFonts w:ascii="Arial Narrow" w:hAnsi="Arial Narrow"/>
          <w:bCs/>
        </w:rPr>
      </w:pPr>
      <w:r w:rsidRPr="00374133">
        <w:rPr>
          <w:rFonts w:ascii="Arial Narrow" w:hAnsi="Arial Narrow"/>
          <w:bCs/>
        </w:rPr>
        <w:t xml:space="preserve">The term of the resultant contract shall be for a </w:t>
      </w:r>
      <w:r w:rsidRPr="00FB0B95">
        <w:rPr>
          <w:rFonts w:ascii="Arial Narrow" w:hAnsi="Arial Narrow"/>
          <w:bCs/>
        </w:rPr>
        <w:t xml:space="preserve">period of </w:t>
      </w:r>
      <w:r w:rsidR="0001798C" w:rsidRPr="00FB0B95">
        <w:rPr>
          <w:rFonts w:ascii="Arial Narrow" w:hAnsi="Arial Narrow"/>
          <w:bCs/>
        </w:rPr>
        <w:t>3</w:t>
      </w:r>
      <w:r w:rsidRPr="00FB0B95">
        <w:rPr>
          <w:rFonts w:ascii="Arial Narrow" w:hAnsi="Arial Narrow"/>
          <w:bCs/>
        </w:rPr>
        <w:t xml:space="preserve"> years </w:t>
      </w:r>
      <w:r w:rsidRPr="00374133">
        <w:rPr>
          <w:rFonts w:ascii="Arial Narrow" w:hAnsi="Arial Narrow"/>
          <w:bCs/>
        </w:rPr>
        <w:t xml:space="preserve">from the date of </w:t>
      </w:r>
      <w:r w:rsidR="003B3132" w:rsidRPr="00CC75F0">
        <w:rPr>
          <w:rFonts w:ascii="Arial" w:hAnsi="Arial" w:cs="Arial"/>
          <w:bCs/>
        </w:rPr>
        <w:t xml:space="preserve">Wayne County Commission </w:t>
      </w:r>
      <w:proofErr w:type="gramStart"/>
      <w:r w:rsidR="003B3132" w:rsidRPr="00CC75F0">
        <w:rPr>
          <w:rFonts w:ascii="Arial" w:hAnsi="Arial" w:cs="Arial"/>
          <w:bCs/>
        </w:rPr>
        <w:t>approval</w:t>
      </w:r>
      <w:r w:rsidR="003B3132">
        <w:rPr>
          <w:rFonts w:ascii="Arial" w:hAnsi="Arial" w:cs="Arial"/>
          <w:bCs/>
        </w:rPr>
        <w:t xml:space="preserve"> </w:t>
      </w:r>
      <w:r w:rsidRPr="00374133">
        <w:rPr>
          <w:rFonts w:ascii="Arial Narrow" w:hAnsi="Arial Narrow"/>
          <w:bCs/>
        </w:rPr>
        <w:t>,</w:t>
      </w:r>
      <w:proofErr w:type="gramEnd"/>
      <w:r w:rsidRPr="00374133">
        <w:rPr>
          <w:rFonts w:ascii="Arial Narrow" w:hAnsi="Arial Narrow"/>
          <w:bCs/>
        </w:rPr>
        <w:t xml:space="preserve"> </w:t>
      </w:r>
      <w:proofErr w:type="gramStart"/>
      <w:r w:rsidRPr="00374133">
        <w:rPr>
          <w:rFonts w:ascii="Arial Narrow" w:hAnsi="Arial Narrow"/>
          <w:bCs/>
        </w:rPr>
        <w:t>with</w:t>
      </w:r>
      <w:r w:rsidR="0001798C">
        <w:rPr>
          <w:rFonts w:ascii="Arial Narrow" w:hAnsi="Arial Narrow"/>
          <w:bCs/>
        </w:rPr>
        <w:t xml:space="preserve"> </w:t>
      </w:r>
      <w:r w:rsidR="003B3132">
        <w:rPr>
          <w:rFonts w:ascii="Arial Narrow" w:hAnsi="Arial Narrow"/>
          <w:bCs/>
        </w:rPr>
        <w:t xml:space="preserve"> two</w:t>
      </w:r>
      <w:proofErr w:type="gramEnd"/>
      <w:r w:rsidR="003B3132">
        <w:rPr>
          <w:rFonts w:ascii="Arial Narrow" w:hAnsi="Arial Narrow"/>
          <w:bCs/>
        </w:rPr>
        <w:t xml:space="preserve"> (</w:t>
      </w:r>
      <w:r w:rsidR="0001798C">
        <w:rPr>
          <w:rFonts w:ascii="Arial Narrow" w:hAnsi="Arial Narrow"/>
          <w:bCs/>
        </w:rPr>
        <w:t>2</w:t>
      </w:r>
      <w:r w:rsidR="003B3132">
        <w:rPr>
          <w:rFonts w:ascii="Arial Narrow" w:hAnsi="Arial Narrow"/>
          <w:bCs/>
        </w:rPr>
        <w:t xml:space="preserve">) </w:t>
      </w:r>
      <w:r w:rsidRPr="00374133">
        <w:rPr>
          <w:rFonts w:ascii="Arial Narrow" w:hAnsi="Arial Narrow"/>
          <w:bCs/>
          <w:color w:val="FF0000"/>
        </w:rPr>
        <w:t xml:space="preserve"> </w:t>
      </w:r>
      <w:r w:rsidRPr="00374133">
        <w:rPr>
          <w:rFonts w:ascii="Arial Narrow" w:hAnsi="Arial Narrow"/>
          <w:bCs/>
        </w:rPr>
        <w:t xml:space="preserve"> </w:t>
      </w:r>
      <w:r w:rsidR="00233BFB" w:rsidRPr="00FB0B95">
        <w:rPr>
          <w:rFonts w:ascii="Arial Narrow" w:hAnsi="Arial Narrow"/>
          <w:bCs/>
        </w:rPr>
        <w:t>one-year</w:t>
      </w:r>
      <w:r w:rsidRPr="00FB0B95">
        <w:rPr>
          <w:rFonts w:ascii="Arial Narrow" w:hAnsi="Arial Narrow"/>
          <w:bCs/>
        </w:rPr>
        <w:t xml:space="preserve"> </w:t>
      </w:r>
      <w:r w:rsidR="005B2C57">
        <w:rPr>
          <w:rFonts w:ascii="Arial Narrow" w:hAnsi="Arial Narrow"/>
          <w:bCs/>
        </w:rPr>
        <w:t xml:space="preserve">(1) </w:t>
      </w:r>
      <w:r w:rsidRPr="00FB0B95">
        <w:rPr>
          <w:rFonts w:ascii="Arial Narrow" w:hAnsi="Arial Narrow"/>
          <w:bCs/>
        </w:rPr>
        <w:t xml:space="preserve">extension </w:t>
      </w:r>
      <w:r w:rsidRPr="00374133">
        <w:rPr>
          <w:rFonts w:ascii="Arial Narrow" w:hAnsi="Arial Narrow"/>
          <w:bCs/>
        </w:rPr>
        <w:t>options, which may be exercised at the discretion of Wayne County.</w:t>
      </w:r>
    </w:p>
    <w:p w14:paraId="0B62CE74" w14:textId="77777777" w:rsidR="00D9187C" w:rsidRPr="00374133" w:rsidRDefault="00D9187C" w:rsidP="00FD604F">
      <w:pPr>
        <w:autoSpaceDE w:val="0"/>
        <w:autoSpaceDN w:val="0"/>
        <w:adjustRightInd w:val="0"/>
        <w:spacing w:after="0" w:line="240" w:lineRule="auto"/>
        <w:ind w:left="720"/>
        <w:jc w:val="both"/>
        <w:rPr>
          <w:rFonts w:ascii="Arial Narrow" w:hAnsi="Arial Narrow"/>
          <w:bCs/>
        </w:rPr>
      </w:pPr>
    </w:p>
    <w:p w14:paraId="0B62CE77" w14:textId="77777777" w:rsidR="00BA6655" w:rsidRPr="00374133" w:rsidRDefault="009F046C" w:rsidP="00BA6655">
      <w:pPr>
        <w:pStyle w:val="Heading3"/>
        <w:rPr>
          <w:lang w:val="en-US"/>
        </w:rPr>
      </w:pPr>
      <w:bookmarkStart w:id="61" w:name="_Toc454345594"/>
      <w:bookmarkStart w:id="62" w:name="_Toc220415607"/>
      <w:r w:rsidRPr="00374133">
        <w:rPr>
          <w:lang w:val="en-US"/>
        </w:rPr>
        <w:t>3.4</w:t>
      </w:r>
      <w:r w:rsidR="00AD1588" w:rsidRPr="00374133">
        <w:tab/>
      </w:r>
      <w:bookmarkStart w:id="63" w:name="_Toc353999806"/>
      <w:bookmarkEnd w:id="49"/>
      <w:bookmarkEnd w:id="61"/>
      <w:r w:rsidR="00BA6655" w:rsidRPr="00374133">
        <w:rPr>
          <w:lang w:val="en-US"/>
        </w:rPr>
        <w:t>Additional Specifications</w:t>
      </w:r>
      <w:bookmarkEnd w:id="62"/>
    </w:p>
    <w:p w14:paraId="0B62CE7A" w14:textId="77777777" w:rsidR="00BA6655" w:rsidRPr="00374133" w:rsidRDefault="00BA6655" w:rsidP="00061851">
      <w:pPr>
        <w:ind w:left="720"/>
        <w:rPr>
          <w:rFonts w:ascii="Arial Narrow" w:hAnsi="Arial Narrow"/>
          <w:b/>
        </w:rPr>
      </w:pPr>
      <w:bookmarkStart w:id="64" w:name="_Toc500940662"/>
      <w:bookmarkStart w:id="65" w:name="_Toc500941853"/>
      <w:bookmarkStart w:id="66" w:name="_Toc500942231"/>
      <w:bookmarkStart w:id="67" w:name="_Toc503360912"/>
      <w:r w:rsidRPr="00374133">
        <w:rPr>
          <w:rFonts w:ascii="Arial Narrow" w:hAnsi="Arial Narrow"/>
          <w:b/>
        </w:rPr>
        <w:t>3.4.1</w:t>
      </w:r>
      <w:r w:rsidRPr="00374133">
        <w:rPr>
          <w:rFonts w:ascii="Arial Narrow" w:hAnsi="Arial Narrow"/>
          <w:b/>
        </w:rPr>
        <w:tab/>
        <w:t>Service Work Schedules</w:t>
      </w:r>
      <w:bookmarkEnd w:id="64"/>
      <w:bookmarkEnd w:id="65"/>
      <w:bookmarkEnd w:id="66"/>
      <w:bookmarkEnd w:id="67"/>
    </w:p>
    <w:p w14:paraId="0B62CE7B" w14:textId="5003E769" w:rsidR="00BA6655" w:rsidRPr="005433DF" w:rsidRDefault="005B2C57" w:rsidP="00FD604F">
      <w:pPr>
        <w:ind w:left="1440"/>
        <w:jc w:val="both"/>
        <w:rPr>
          <w:rFonts w:ascii="Arial Narrow" w:hAnsi="Arial Narrow"/>
          <w:strike/>
        </w:rPr>
      </w:pPr>
      <w:r>
        <w:rPr>
          <w:rFonts w:ascii="Arial Narrow" w:hAnsi="Arial Narrow"/>
        </w:rPr>
        <w:t xml:space="preserve">When the successful Bidder (Contractor) is on-site at County facilities, the Contractor will observe the facility's general operating hours. Each facility may have different operating hours. </w:t>
      </w:r>
    </w:p>
    <w:p w14:paraId="0B62CE7C" w14:textId="77777777" w:rsidR="00BA6655" w:rsidRPr="00374133" w:rsidRDefault="00BA6655" w:rsidP="00061851">
      <w:pPr>
        <w:ind w:left="720"/>
        <w:rPr>
          <w:rFonts w:ascii="Arial Narrow" w:hAnsi="Arial Narrow"/>
          <w:b/>
        </w:rPr>
      </w:pPr>
      <w:bookmarkStart w:id="68" w:name="_Toc500940663"/>
      <w:bookmarkStart w:id="69" w:name="_Toc500941854"/>
      <w:bookmarkStart w:id="70" w:name="_Toc500942232"/>
      <w:bookmarkStart w:id="71" w:name="_Toc503360913"/>
      <w:r w:rsidRPr="00374133">
        <w:rPr>
          <w:rFonts w:ascii="Arial Narrow" w:hAnsi="Arial Narrow"/>
          <w:b/>
        </w:rPr>
        <w:t>3.4.2</w:t>
      </w:r>
      <w:r w:rsidRPr="00374133">
        <w:rPr>
          <w:rFonts w:ascii="Arial Narrow" w:hAnsi="Arial Narrow"/>
          <w:b/>
        </w:rPr>
        <w:tab/>
        <w:t>Service Security of Building and Property Requirements</w:t>
      </w:r>
      <w:bookmarkEnd w:id="68"/>
      <w:bookmarkEnd w:id="69"/>
      <w:bookmarkEnd w:id="70"/>
      <w:bookmarkEnd w:id="71"/>
    </w:p>
    <w:p w14:paraId="0B62CE7D" w14:textId="40D193F1" w:rsidR="00BA6655" w:rsidRPr="005433DF" w:rsidRDefault="00BA6655" w:rsidP="00031F2E">
      <w:pPr>
        <w:ind w:left="1440"/>
        <w:jc w:val="both"/>
        <w:rPr>
          <w:rFonts w:ascii="Arial Narrow" w:hAnsi="Arial Narrow"/>
          <w:strike/>
        </w:rPr>
      </w:pPr>
      <w:r w:rsidRPr="00374133">
        <w:rPr>
          <w:rFonts w:ascii="Arial Narrow" w:hAnsi="Arial Narrow"/>
        </w:rPr>
        <w:t xml:space="preserve">County facilities are </w:t>
      </w:r>
      <w:proofErr w:type="gramStart"/>
      <w:r w:rsidR="00BF1D6A">
        <w:rPr>
          <w:rFonts w:ascii="Arial Narrow" w:hAnsi="Arial Narrow"/>
        </w:rPr>
        <w:t>secured</w:t>
      </w:r>
      <w:proofErr w:type="gramEnd"/>
      <w:r w:rsidR="00BF1D6A">
        <w:rPr>
          <w:rFonts w:ascii="Arial Narrow" w:hAnsi="Arial Narrow"/>
        </w:rPr>
        <w:t xml:space="preserve">, and the Contractor will provide notification of its need to access County facilities </w:t>
      </w:r>
      <w:r w:rsidR="00BF1D6A" w:rsidRPr="005433DF">
        <w:rPr>
          <w:rFonts w:ascii="Arial Narrow" w:hAnsi="Arial Narrow"/>
        </w:rPr>
        <w:t>so</w:t>
      </w:r>
      <w:r w:rsidR="005B2C57" w:rsidRPr="005433DF">
        <w:rPr>
          <w:rFonts w:ascii="Arial Narrow" w:hAnsi="Arial Narrow"/>
        </w:rPr>
        <w:t xml:space="preserve"> the County can notify security and grant the Contractor timely access.</w:t>
      </w:r>
    </w:p>
    <w:p w14:paraId="0B62CE7E" w14:textId="77777777" w:rsidR="00BA6655" w:rsidRPr="00374133" w:rsidRDefault="00BA6655" w:rsidP="00061851">
      <w:pPr>
        <w:ind w:left="720"/>
        <w:rPr>
          <w:rFonts w:ascii="Arial Narrow" w:hAnsi="Arial Narrow"/>
          <w:b/>
        </w:rPr>
      </w:pPr>
      <w:bookmarkStart w:id="72" w:name="_Toc500940664"/>
      <w:bookmarkStart w:id="73" w:name="_Toc500941855"/>
      <w:bookmarkStart w:id="74" w:name="_Toc500942233"/>
      <w:bookmarkStart w:id="75" w:name="_Toc503360914"/>
      <w:r w:rsidRPr="00374133">
        <w:rPr>
          <w:rFonts w:ascii="Arial Narrow" w:hAnsi="Arial Narrow"/>
          <w:b/>
        </w:rPr>
        <w:t>3.4.3</w:t>
      </w:r>
      <w:r w:rsidRPr="00374133">
        <w:rPr>
          <w:rFonts w:ascii="Arial Narrow" w:hAnsi="Arial Narrow"/>
          <w:b/>
        </w:rPr>
        <w:tab/>
        <w:t>Service Equipment Requirements</w:t>
      </w:r>
      <w:bookmarkEnd w:id="72"/>
      <w:bookmarkEnd w:id="73"/>
      <w:bookmarkEnd w:id="74"/>
      <w:bookmarkEnd w:id="75"/>
    </w:p>
    <w:p w14:paraId="0B62CE7F" w14:textId="77777777" w:rsidR="00BA6655" w:rsidRPr="00374133" w:rsidRDefault="00BA6655" w:rsidP="009C51B7">
      <w:pPr>
        <w:widowControl w:val="0"/>
        <w:autoSpaceDE w:val="0"/>
        <w:autoSpaceDN w:val="0"/>
        <w:adjustRightInd w:val="0"/>
        <w:spacing w:after="0"/>
        <w:ind w:left="1440"/>
        <w:jc w:val="both"/>
        <w:rPr>
          <w:rFonts w:ascii="Arial Narrow" w:hAnsi="Arial Narrow" w:cs="Times"/>
        </w:rPr>
      </w:pPr>
      <w:r w:rsidRPr="00374133">
        <w:rPr>
          <w:rFonts w:ascii="Arial Narrow" w:hAnsi="Arial Narrow" w:cs="Times"/>
        </w:rPr>
        <w:lastRenderedPageBreak/>
        <w:t>The Contractor is responsible for providing its own computer equipment and information technology systems, unless specified otherwise under this IFB.</w:t>
      </w:r>
    </w:p>
    <w:p w14:paraId="0B62CE80" w14:textId="77777777" w:rsidR="00BA6655" w:rsidRPr="00374133" w:rsidRDefault="00BA6655" w:rsidP="00BA6655">
      <w:pPr>
        <w:widowControl w:val="0"/>
        <w:autoSpaceDE w:val="0"/>
        <w:autoSpaceDN w:val="0"/>
        <w:adjustRightInd w:val="0"/>
        <w:spacing w:after="0" w:line="240" w:lineRule="auto"/>
        <w:ind w:left="720"/>
        <w:rPr>
          <w:rFonts w:ascii="Arial Narrow" w:hAnsi="Arial Narrow" w:cs="Times"/>
        </w:rPr>
      </w:pPr>
    </w:p>
    <w:p w14:paraId="0B62CE81" w14:textId="77777777" w:rsidR="00BA6655" w:rsidRPr="00374133" w:rsidRDefault="00BA6655" w:rsidP="00061851">
      <w:pPr>
        <w:ind w:left="720"/>
        <w:rPr>
          <w:rFonts w:ascii="Arial Narrow" w:hAnsi="Arial Narrow"/>
          <w:b/>
        </w:rPr>
      </w:pPr>
      <w:bookmarkStart w:id="76" w:name="_Toc500940665"/>
      <w:bookmarkStart w:id="77" w:name="_Toc500941856"/>
      <w:bookmarkStart w:id="78" w:name="_Toc500942234"/>
      <w:bookmarkStart w:id="79" w:name="_Toc503360915"/>
      <w:r w:rsidRPr="00374133">
        <w:rPr>
          <w:rFonts w:ascii="Arial Narrow" w:hAnsi="Arial Narrow"/>
          <w:b/>
        </w:rPr>
        <w:t>3.4.4</w:t>
      </w:r>
      <w:r w:rsidRPr="00374133">
        <w:rPr>
          <w:rFonts w:ascii="Arial Narrow" w:hAnsi="Arial Narrow"/>
          <w:b/>
        </w:rPr>
        <w:tab/>
        <w:t>Service Consumable Supplies Requirements</w:t>
      </w:r>
      <w:bookmarkEnd w:id="76"/>
      <w:bookmarkEnd w:id="77"/>
      <w:bookmarkEnd w:id="78"/>
      <w:bookmarkEnd w:id="79"/>
    </w:p>
    <w:p w14:paraId="0B62CE82" w14:textId="17725D22" w:rsidR="00BA6655" w:rsidRPr="00374133" w:rsidRDefault="00A44489" w:rsidP="00BA6655">
      <w:pPr>
        <w:widowControl w:val="0"/>
        <w:autoSpaceDE w:val="0"/>
        <w:autoSpaceDN w:val="0"/>
        <w:adjustRightInd w:val="0"/>
        <w:spacing w:after="0" w:line="240" w:lineRule="auto"/>
        <w:ind w:left="720"/>
        <w:rPr>
          <w:rFonts w:ascii="Arial Narrow" w:hAnsi="Arial Narrow" w:cs="Times"/>
        </w:rPr>
      </w:pPr>
      <w:r w:rsidRPr="00374133">
        <w:rPr>
          <w:rFonts w:ascii="Arial Narrow" w:hAnsi="Arial Narrow" w:cs="Times"/>
        </w:rPr>
        <w:tab/>
      </w:r>
      <w:r w:rsidR="00EA0495">
        <w:rPr>
          <w:rFonts w:ascii="Arial Narrow" w:hAnsi="Arial Narrow" w:cs="Times"/>
        </w:rPr>
        <w:t>N</w:t>
      </w:r>
      <w:r w:rsidR="003F76BB">
        <w:rPr>
          <w:rFonts w:ascii="Arial Narrow" w:hAnsi="Arial Narrow" w:cs="Times"/>
        </w:rPr>
        <w:t>OT APPLICABLE</w:t>
      </w:r>
      <w:r w:rsidR="00EA0495">
        <w:rPr>
          <w:rFonts w:ascii="Arial Narrow" w:hAnsi="Arial Narrow" w:cs="Times"/>
        </w:rPr>
        <w:t xml:space="preserve"> </w:t>
      </w:r>
    </w:p>
    <w:p w14:paraId="0B62CE83" w14:textId="77777777" w:rsidR="00A44489" w:rsidRPr="00374133" w:rsidRDefault="00A44489" w:rsidP="00BA6655">
      <w:pPr>
        <w:widowControl w:val="0"/>
        <w:autoSpaceDE w:val="0"/>
        <w:autoSpaceDN w:val="0"/>
        <w:adjustRightInd w:val="0"/>
        <w:spacing w:after="0" w:line="240" w:lineRule="auto"/>
        <w:ind w:left="720"/>
        <w:rPr>
          <w:rFonts w:ascii="Arial Narrow" w:hAnsi="Arial Narrow" w:cs="Times"/>
        </w:rPr>
      </w:pPr>
    </w:p>
    <w:p w14:paraId="0B62CE84" w14:textId="77777777" w:rsidR="00BA6655" w:rsidRPr="00374133" w:rsidRDefault="00BA6655" w:rsidP="00061851">
      <w:pPr>
        <w:ind w:left="720"/>
        <w:rPr>
          <w:rFonts w:ascii="Arial Narrow" w:hAnsi="Arial Narrow"/>
          <w:b/>
        </w:rPr>
      </w:pPr>
      <w:bookmarkStart w:id="80" w:name="_Toc500940666"/>
      <w:bookmarkStart w:id="81" w:name="_Toc500941857"/>
      <w:bookmarkStart w:id="82" w:name="_Toc500942235"/>
      <w:bookmarkStart w:id="83" w:name="_Toc503360916"/>
      <w:r w:rsidRPr="00374133">
        <w:rPr>
          <w:rFonts w:ascii="Arial Narrow" w:hAnsi="Arial Narrow"/>
          <w:b/>
        </w:rPr>
        <w:t>3.4.5</w:t>
      </w:r>
      <w:r w:rsidRPr="00374133">
        <w:rPr>
          <w:rFonts w:ascii="Arial Narrow" w:hAnsi="Arial Narrow"/>
          <w:b/>
        </w:rPr>
        <w:tab/>
        <w:t>Service Inspection and Correction of Deficiencies Requirements</w:t>
      </w:r>
      <w:bookmarkEnd w:id="80"/>
      <w:bookmarkEnd w:id="81"/>
      <w:bookmarkEnd w:id="82"/>
      <w:bookmarkEnd w:id="83"/>
    </w:p>
    <w:p w14:paraId="0B62CE85" w14:textId="77777777" w:rsidR="00BA6655" w:rsidRPr="00374133" w:rsidRDefault="00BA6655" w:rsidP="009C51B7">
      <w:pPr>
        <w:spacing w:after="0"/>
        <w:ind w:left="1440" w:hanging="720"/>
        <w:jc w:val="both"/>
        <w:rPr>
          <w:rFonts w:ascii="Arial Narrow" w:hAnsi="Arial Narrow"/>
          <w:lang w:eastAsia="x-none"/>
        </w:rPr>
      </w:pPr>
      <w:r w:rsidRPr="00374133">
        <w:rPr>
          <w:rFonts w:ascii="Arial Narrow" w:hAnsi="Arial Narrow"/>
          <w:lang w:eastAsia="x-none"/>
        </w:rPr>
        <w:tab/>
        <w:t xml:space="preserve">The County may inspect </w:t>
      </w:r>
      <w:proofErr w:type="gramStart"/>
      <w:r w:rsidRPr="00374133">
        <w:rPr>
          <w:rFonts w:ascii="Arial Narrow" w:hAnsi="Arial Narrow"/>
          <w:lang w:eastAsia="x-none"/>
        </w:rPr>
        <w:t>the part</w:t>
      </w:r>
      <w:proofErr w:type="gramEnd"/>
      <w:r w:rsidRPr="00374133">
        <w:rPr>
          <w:rFonts w:ascii="Arial Narrow" w:hAnsi="Arial Narrow"/>
          <w:lang w:eastAsia="x-none"/>
        </w:rPr>
        <w:t xml:space="preserve"> of the plant, place of business, or work site of a Contractor or Sub-Contractor at any tier, which is pertinent to the performance of any contract awarded or to </w:t>
      </w:r>
      <w:proofErr w:type="gramStart"/>
      <w:r w:rsidRPr="00374133">
        <w:rPr>
          <w:rFonts w:ascii="Arial Narrow" w:hAnsi="Arial Narrow"/>
          <w:lang w:eastAsia="x-none"/>
        </w:rPr>
        <w:t>be</w:t>
      </w:r>
      <w:proofErr w:type="gramEnd"/>
      <w:r w:rsidRPr="00374133">
        <w:rPr>
          <w:rFonts w:ascii="Arial Narrow" w:hAnsi="Arial Narrow"/>
          <w:lang w:eastAsia="x-none"/>
        </w:rPr>
        <w:t xml:space="preserve"> awarded by the County.</w:t>
      </w:r>
    </w:p>
    <w:p w14:paraId="0B62CE86" w14:textId="77777777" w:rsidR="00BA6655" w:rsidRPr="00374133" w:rsidRDefault="00BA6655" w:rsidP="00BA6655">
      <w:pPr>
        <w:widowControl w:val="0"/>
        <w:autoSpaceDE w:val="0"/>
        <w:autoSpaceDN w:val="0"/>
        <w:adjustRightInd w:val="0"/>
        <w:spacing w:after="0" w:line="240" w:lineRule="auto"/>
        <w:ind w:left="-15840"/>
        <w:rPr>
          <w:rStyle w:val="Strong"/>
          <w:rFonts w:ascii="Arial Narrow" w:hAnsi="Arial Narrow" w:cs="Times"/>
          <w:b w:val="0"/>
          <w:bCs w:val="0"/>
          <w:sz w:val="24"/>
          <w:szCs w:val="24"/>
        </w:rPr>
      </w:pPr>
      <w:r w:rsidRPr="00374133">
        <w:rPr>
          <w:rFonts w:ascii="Arial Narrow" w:hAnsi="Arial Narrow"/>
        </w:rPr>
        <w:t xml:space="preserve">Repeated </w:t>
      </w:r>
      <w:proofErr w:type="gramStart"/>
      <w:r w:rsidRPr="00374133">
        <w:rPr>
          <w:rFonts w:ascii="Arial Narrow" w:hAnsi="Arial Narrow"/>
        </w:rPr>
        <w:t>failure</w:t>
      </w:r>
      <w:proofErr w:type="gramEnd"/>
      <w:r w:rsidRPr="00374133">
        <w:rPr>
          <w:rFonts w:ascii="Arial Narrow" w:hAnsi="Arial Narrow"/>
        </w:rPr>
        <w:t xml:space="preserve"> to correct deficiencies will result in cancellation of the contract by the WRESA Deputy Superintendent</w:t>
      </w:r>
      <w:r w:rsidRPr="00374133">
        <w:rPr>
          <w:rFonts w:ascii="Arial Narrow" w:hAnsi="Arial Narrow"/>
          <w:sz w:val="32"/>
          <w:szCs w:val="32"/>
        </w:rPr>
        <w:t>.</w:t>
      </w:r>
    </w:p>
    <w:p w14:paraId="0B62CE87" w14:textId="77777777" w:rsidR="00BA6655" w:rsidRPr="00374133" w:rsidRDefault="00BA6655" w:rsidP="00061851">
      <w:pPr>
        <w:ind w:left="720"/>
        <w:rPr>
          <w:rFonts w:ascii="Arial Narrow" w:hAnsi="Arial Narrow"/>
          <w:b/>
        </w:rPr>
      </w:pPr>
      <w:bookmarkStart w:id="84" w:name="_Toc500940667"/>
      <w:bookmarkStart w:id="85" w:name="_Toc500941858"/>
      <w:bookmarkStart w:id="86" w:name="_Toc500942236"/>
      <w:bookmarkStart w:id="87" w:name="_Toc503360917"/>
      <w:r w:rsidRPr="00374133">
        <w:rPr>
          <w:rFonts w:ascii="Arial Narrow" w:hAnsi="Arial Narrow"/>
          <w:b/>
        </w:rPr>
        <w:t>3.4.6</w:t>
      </w:r>
      <w:r w:rsidRPr="00374133">
        <w:rPr>
          <w:rFonts w:ascii="Arial Narrow" w:hAnsi="Arial Narrow"/>
          <w:b/>
        </w:rPr>
        <w:tab/>
        <w:t>Service Capabilities</w:t>
      </w:r>
      <w:bookmarkEnd w:id="84"/>
      <w:bookmarkEnd w:id="85"/>
      <w:bookmarkEnd w:id="86"/>
      <w:bookmarkEnd w:id="87"/>
    </w:p>
    <w:p w14:paraId="0B62CE88" w14:textId="77777777" w:rsidR="00BA6655" w:rsidRPr="00374133" w:rsidRDefault="00BA6655" w:rsidP="009C51B7">
      <w:pPr>
        <w:ind w:left="1440"/>
        <w:jc w:val="both"/>
        <w:rPr>
          <w:rFonts w:ascii="Arial Narrow" w:hAnsi="Arial Narrow"/>
        </w:rPr>
      </w:pPr>
      <w:bookmarkStart w:id="88" w:name="_Toc500940668"/>
      <w:bookmarkStart w:id="89" w:name="_Toc500941859"/>
      <w:bookmarkStart w:id="90" w:name="_Toc500942237"/>
      <w:bookmarkStart w:id="91" w:name="_Toc503360918"/>
      <w:r w:rsidRPr="00374133">
        <w:rPr>
          <w:rFonts w:ascii="Arial Narrow" w:hAnsi="Arial Narrow"/>
        </w:rPr>
        <w:t>The Contractor will provide professionals who are current with professional development and will provide such documentation as necessary to show compliance.</w:t>
      </w:r>
      <w:bookmarkEnd w:id="88"/>
      <w:bookmarkEnd w:id="89"/>
      <w:bookmarkEnd w:id="90"/>
      <w:bookmarkEnd w:id="91"/>
    </w:p>
    <w:p w14:paraId="0B62CE89" w14:textId="77777777" w:rsidR="00BA6655" w:rsidRPr="00374133" w:rsidRDefault="00BA6655" w:rsidP="009C51B7">
      <w:pPr>
        <w:ind w:left="720"/>
        <w:rPr>
          <w:rFonts w:ascii="Arial Narrow" w:hAnsi="Arial Narrow"/>
          <w:b/>
        </w:rPr>
      </w:pPr>
      <w:bookmarkStart w:id="92" w:name="_Toc500940669"/>
      <w:bookmarkStart w:id="93" w:name="_Toc500941860"/>
      <w:bookmarkStart w:id="94" w:name="_Toc500942238"/>
      <w:bookmarkStart w:id="95" w:name="_Toc503360919"/>
      <w:r w:rsidRPr="00374133">
        <w:rPr>
          <w:rFonts w:ascii="Arial Narrow" w:hAnsi="Arial Narrow"/>
          <w:b/>
        </w:rPr>
        <w:t>3.4.7</w:t>
      </w:r>
      <w:r w:rsidRPr="00374133">
        <w:rPr>
          <w:rFonts w:ascii="Arial Narrow" w:hAnsi="Arial Narrow"/>
          <w:b/>
        </w:rPr>
        <w:tab/>
        <w:t>Ordering of Services</w:t>
      </w:r>
      <w:bookmarkEnd w:id="92"/>
      <w:bookmarkEnd w:id="93"/>
      <w:bookmarkEnd w:id="94"/>
      <w:bookmarkEnd w:id="95"/>
      <w:r w:rsidRPr="00374133">
        <w:rPr>
          <w:rFonts w:ascii="Arial Narrow" w:hAnsi="Arial Narrow"/>
          <w:b/>
        </w:rPr>
        <w:t xml:space="preserve"> </w:t>
      </w:r>
    </w:p>
    <w:p w14:paraId="0B62CE8A" w14:textId="508F6B4C" w:rsidR="00A44489" w:rsidRPr="00374133" w:rsidRDefault="00A44489" w:rsidP="00061851">
      <w:pPr>
        <w:ind w:left="720"/>
        <w:rPr>
          <w:rFonts w:ascii="Arial Narrow" w:hAnsi="Arial Narrow"/>
          <w:b/>
        </w:rPr>
      </w:pPr>
      <w:r w:rsidRPr="00374133">
        <w:rPr>
          <w:rFonts w:ascii="Arial Narrow" w:hAnsi="Arial Narrow"/>
          <w:b/>
        </w:rPr>
        <w:tab/>
      </w:r>
      <w:r w:rsidR="00EA0495">
        <w:rPr>
          <w:rFonts w:ascii="Arial Narrow" w:hAnsi="Arial Narrow" w:cs="Times"/>
        </w:rPr>
        <w:t>N</w:t>
      </w:r>
      <w:r w:rsidR="003F76BB">
        <w:rPr>
          <w:rFonts w:ascii="Arial Narrow" w:hAnsi="Arial Narrow" w:cs="Times"/>
        </w:rPr>
        <w:t>OT APPLICABLE</w:t>
      </w:r>
      <w:r w:rsidR="00EA0495">
        <w:rPr>
          <w:rFonts w:ascii="Arial Narrow" w:hAnsi="Arial Narrow" w:cs="Times"/>
        </w:rPr>
        <w:t xml:space="preserve"> </w:t>
      </w:r>
    </w:p>
    <w:p w14:paraId="0B62CE8B" w14:textId="77777777" w:rsidR="00BA6655" w:rsidRPr="00374133" w:rsidRDefault="00BA6655" w:rsidP="00061851">
      <w:pPr>
        <w:ind w:left="720"/>
        <w:rPr>
          <w:rFonts w:ascii="Arial Narrow" w:hAnsi="Arial Narrow"/>
          <w:b/>
        </w:rPr>
      </w:pPr>
      <w:bookmarkStart w:id="96" w:name="_Toc500940670"/>
      <w:bookmarkStart w:id="97" w:name="_Toc500941861"/>
      <w:bookmarkStart w:id="98" w:name="_Toc500942239"/>
      <w:bookmarkStart w:id="99" w:name="_Toc503360920"/>
      <w:r w:rsidRPr="00374133">
        <w:rPr>
          <w:rFonts w:ascii="Arial Narrow" w:hAnsi="Arial Narrow"/>
          <w:b/>
        </w:rPr>
        <w:t>3.4.8</w:t>
      </w:r>
      <w:r w:rsidRPr="00374133">
        <w:rPr>
          <w:rFonts w:ascii="Arial Narrow" w:hAnsi="Arial Narrow"/>
          <w:b/>
        </w:rPr>
        <w:tab/>
        <w:t>Customer Service</w:t>
      </w:r>
      <w:bookmarkEnd w:id="96"/>
      <w:bookmarkEnd w:id="97"/>
      <w:bookmarkEnd w:id="98"/>
      <w:bookmarkEnd w:id="99"/>
    </w:p>
    <w:p w14:paraId="0B62CE8C" w14:textId="77777777" w:rsidR="00BA6655" w:rsidRPr="00374133" w:rsidRDefault="00BA6655" w:rsidP="009C51B7">
      <w:pPr>
        <w:ind w:left="1440"/>
        <w:jc w:val="both"/>
        <w:rPr>
          <w:rFonts w:ascii="Arial Narrow" w:hAnsi="Arial Narrow"/>
        </w:rPr>
      </w:pPr>
      <w:bookmarkStart w:id="100" w:name="_Toc500940671"/>
      <w:bookmarkStart w:id="101" w:name="_Toc500941862"/>
      <w:bookmarkStart w:id="102" w:name="_Toc500942240"/>
      <w:bookmarkStart w:id="103" w:name="_Toc503360921"/>
      <w:r w:rsidRPr="00374133">
        <w:rPr>
          <w:rFonts w:ascii="Arial Narrow" w:hAnsi="Arial Narrow"/>
        </w:rPr>
        <w:t>Contractor provided professionals assigned to the engagement will reply to email or phone calls timely.</w:t>
      </w:r>
      <w:bookmarkEnd w:id="100"/>
      <w:bookmarkEnd w:id="101"/>
      <w:bookmarkEnd w:id="102"/>
      <w:bookmarkEnd w:id="103"/>
    </w:p>
    <w:p w14:paraId="0B62CE8D" w14:textId="77777777" w:rsidR="00BA6655" w:rsidRPr="00374133" w:rsidRDefault="00BA6655" w:rsidP="009C51B7">
      <w:pPr>
        <w:ind w:left="720"/>
        <w:rPr>
          <w:rFonts w:ascii="Arial Narrow" w:hAnsi="Arial Narrow"/>
          <w:b/>
        </w:rPr>
      </w:pPr>
      <w:bookmarkStart w:id="104" w:name="_Toc500940672"/>
      <w:bookmarkStart w:id="105" w:name="_Toc500941863"/>
      <w:bookmarkStart w:id="106" w:name="_Toc500942241"/>
      <w:bookmarkStart w:id="107" w:name="_Toc503360922"/>
      <w:r w:rsidRPr="00374133">
        <w:rPr>
          <w:rFonts w:ascii="Arial Narrow" w:hAnsi="Arial Narrow"/>
          <w:b/>
        </w:rPr>
        <w:t>3.4.9</w:t>
      </w:r>
      <w:r w:rsidRPr="00374133">
        <w:rPr>
          <w:rFonts w:ascii="Arial Narrow" w:hAnsi="Arial Narrow"/>
          <w:b/>
        </w:rPr>
        <w:tab/>
        <w:t>Roles and Responsibilities</w:t>
      </w:r>
      <w:bookmarkEnd w:id="104"/>
      <w:bookmarkEnd w:id="105"/>
      <w:bookmarkEnd w:id="106"/>
      <w:bookmarkEnd w:id="107"/>
    </w:p>
    <w:p w14:paraId="0B62CE8E" w14:textId="77777777" w:rsidR="00BA6655" w:rsidRPr="00374133" w:rsidRDefault="00BA6655" w:rsidP="009C51B7">
      <w:pPr>
        <w:ind w:left="1440"/>
        <w:jc w:val="both"/>
        <w:rPr>
          <w:rFonts w:ascii="Arial Narrow" w:hAnsi="Arial Narrow"/>
        </w:rPr>
      </w:pPr>
      <w:bookmarkStart w:id="108" w:name="_Toc500940673"/>
      <w:bookmarkStart w:id="109" w:name="_Toc500941864"/>
      <w:bookmarkStart w:id="110" w:name="_Toc500942242"/>
      <w:bookmarkStart w:id="111" w:name="_Toc503360923"/>
      <w:r w:rsidRPr="00374133">
        <w:rPr>
          <w:rFonts w:ascii="Arial Narrow" w:hAnsi="Arial Narrow"/>
        </w:rPr>
        <w:t xml:space="preserve">The Contractor will not subcontract the responsibilities outlined in this IFB without prior written approval (excluding subcontractor(s) disclosed in </w:t>
      </w:r>
      <w:proofErr w:type="gramStart"/>
      <w:r w:rsidRPr="00374133">
        <w:rPr>
          <w:rFonts w:ascii="Arial Narrow" w:hAnsi="Arial Narrow"/>
        </w:rPr>
        <w:t>the response</w:t>
      </w:r>
      <w:proofErr w:type="gramEnd"/>
      <w:r w:rsidRPr="00374133">
        <w:rPr>
          <w:rFonts w:ascii="Arial Narrow" w:hAnsi="Arial Narrow"/>
        </w:rPr>
        <w:t xml:space="preserve"> to this IFB).</w:t>
      </w:r>
      <w:bookmarkEnd w:id="108"/>
      <w:bookmarkEnd w:id="109"/>
      <w:bookmarkEnd w:id="110"/>
      <w:bookmarkEnd w:id="111"/>
    </w:p>
    <w:p w14:paraId="0B62CE8F" w14:textId="77777777" w:rsidR="00BA6655" w:rsidRPr="00374133" w:rsidRDefault="00BA6655" w:rsidP="00061851">
      <w:pPr>
        <w:ind w:left="720"/>
        <w:rPr>
          <w:rFonts w:ascii="Arial Narrow" w:hAnsi="Arial Narrow"/>
          <w:b/>
        </w:rPr>
      </w:pPr>
      <w:bookmarkStart w:id="112" w:name="_Toc500940674"/>
      <w:bookmarkStart w:id="113" w:name="_Toc500941865"/>
      <w:bookmarkStart w:id="114" w:name="_Toc500942243"/>
      <w:bookmarkStart w:id="115" w:name="_Toc503360924"/>
      <w:r w:rsidRPr="00374133">
        <w:rPr>
          <w:rFonts w:ascii="Arial Narrow" w:hAnsi="Arial Narrow"/>
          <w:b/>
        </w:rPr>
        <w:t>3.4.10</w:t>
      </w:r>
      <w:r w:rsidRPr="00374133">
        <w:rPr>
          <w:rFonts w:ascii="Arial Narrow" w:hAnsi="Arial Narrow"/>
          <w:b/>
        </w:rPr>
        <w:tab/>
        <w:t>Delivery Acceptance Criteria</w:t>
      </w:r>
      <w:bookmarkEnd w:id="112"/>
      <w:bookmarkEnd w:id="113"/>
      <w:bookmarkEnd w:id="114"/>
      <w:bookmarkEnd w:id="115"/>
    </w:p>
    <w:p w14:paraId="0B62CE90" w14:textId="77777777" w:rsidR="00BA6655" w:rsidRPr="00374133" w:rsidRDefault="00BA6655" w:rsidP="009C51B7">
      <w:pPr>
        <w:ind w:left="1440"/>
        <w:jc w:val="both"/>
        <w:rPr>
          <w:rFonts w:ascii="Arial Narrow" w:hAnsi="Arial Narrow"/>
        </w:rPr>
      </w:pPr>
      <w:bookmarkStart w:id="116" w:name="_Toc500940675"/>
      <w:bookmarkStart w:id="117" w:name="_Toc500941866"/>
      <w:bookmarkStart w:id="118" w:name="_Toc500942244"/>
      <w:bookmarkStart w:id="119" w:name="_Toc503360925"/>
      <w:r w:rsidRPr="00374133">
        <w:rPr>
          <w:rFonts w:ascii="Arial Narrow" w:hAnsi="Arial Narrow"/>
        </w:rPr>
        <w:t>The designated Wayne County representative shall provide the final review and approval of the required services/productions outlined in this IFB.</w:t>
      </w:r>
      <w:bookmarkEnd w:id="116"/>
      <w:bookmarkEnd w:id="117"/>
      <w:bookmarkEnd w:id="118"/>
      <w:bookmarkEnd w:id="119"/>
    </w:p>
    <w:p w14:paraId="0B62CE91" w14:textId="77777777" w:rsidR="00BA6655" w:rsidRDefault="00BA6655" w:rsidP="009C51B7">
      <w:pPr>
        <w:ind w:left="720"/>
        <w:rPr>
          <w:rFonts w:ascii="Arial Narrow" w:hAnsi="Arial Narrow"/>
          <w:b/>
        </w:rPr>
      </w:pPr>
      <w:bookmarkStart w:id="120" w:name="_Toc500940676"/>
      <w:bookmarkStart w:id="121" w:name="_Toc500941867"/>
      <w:bookmarkStart w:id="122" w:name="_Toc500942245"/>
      <w:bookmarkStart w:id="123" w:name="_Toc503360926"/>
      <w:r w:rsidRPr="00374133">
        <w:rPr>
          <w:rFonts w:ascii="Arial Narrow" w:hAnsi="Arial Narrow"/>
          <w:b/>
        </w:rPr>
        <w:t>3.4.11</w:t>
      </w:r>
      <w:r w:rsidRPr="00374133">
        <w:rPr>
          <w:rFonts w:ascii="Arial Narrow" w:hAnsi="Arial Narrow"/>
          <w:b/>
        </w:rPr>
        <w:tab/>
        <w:t>Service Level Agreements</w:t>
      </w:r>
      <w:bookmarkEnd w:id="120"/>
      <w:bookmarkEnd w:id="121"/>
      <w:bookmarkEnd w:id="122"/>
      <w:bookmarkEnd w:id="123"/>
    </w:p>
    <w:p w14:paraId="0B62CE92" w14:textId="04C20BE0" w:rsidR="00EA0495" w:rsidRPr="00374133" w:rsidRDefault="00EA0495" w:rsidP="00EA0495">
      <w:pPr>
        <w:ind w:left="720" w:firstLine="720"/>
        <w:rPr>
          <w:rFonts w:ascii="Arial Narrow" w:hAnsi="Arial Narrow"/>
          <w:b/>
        </w:rPr>
      </w:pPr>
      <w:r>
        <w:rPr>
          <w:rFonts w:ascii="Arial Narrow" w:hAnsi="Arial Narrow" w:cs="Times"/>
        </w:rPr>
        <w:t>N</w:t>
      </w:r>
      <w:r w:rsidR="003F76BB">
        <w:rPr>
          <w:rFonts w:ascii="Arial Narrow" w:hAnsi="Arial Narrow" w:cs="Times"/>
        </w:rPr>
        <w:t>OT APPLICABLE</w:t>
      </w:r>
      <w:r>
        <w:rPr>
          <w:rFonts w:ascii="Arial Narrow" w:hAnsi="Arial Narrow" w:cs="Times"/>
        </w:rPr>
        <w:t xml:space="preserve"> </w:t>
      </w:r>
    </w:p>
    <w:p w14:paraId="0B62CE93" w14:textId="77777777" w:rsidR="00BA6655" w:rsidRPr="00374133" w:rsidRDefault="00BA6655" w:rsidP="009C51B7">
      <w:pPr>
        <w:ind w:left="720"/>
        <w:rPr>
          <w:rFonts w:ascii="Arial Narrow" w:hAnsi="Arial Narrow"/>
          <w:b/>
        </w:rPr>
      </w:pPr>
      <w:bookmarkStart w:id="124" w:name="_Toc500940677"/>
      <w:bookmarkStart w:id="125" w:name="_Toc500941868"/>
      <w:bookmarkStart w:id="126" w:name="_Toc500942246"/>
      <w:bookmarkStart w:id="127" w:name="_Toc503360927"/>
      <w:r w:rsidRPr="00374133">
        <w:rPr>
          <w:rFonts w:ascii="Arial Narrow" w:hAnsi="Arial Narrow"/>
          <w:b/>
        </w:rPr>
        <w:t>3.4.12</w:t>
      </w:r>
      <w:r w:rsidRPr="00374133">
        <w:rPr>
          <w:rFonts w:ascii="Arial Narrow" w:hAnsi="Arial Narrow"/>
          <w:b/>
        </w:rPr>
        <w:tab/>
        <w:t>Milestones</w:t>
      </w:r>
      <w:bookmarkEnd w:id="124"/>
      <w:bookmarkEnd w:id="125"/>
      <w:bookmarkEnd w:id="126"/>
      <w:bookmarkEnd w:id="127"/>
    </w:p>
    <w:p w14:paraId="0B62CE94" w14:textId="77777777" w:rsidR="00BA6655" w:rsidRPr="00374133" w:rsidRDefault="00BA6655" w:rsidP="009C51B7">
      <w:pPr>
        <w:ind w:left="1440"/>
        <w:jc w:val="both"/>
        <w:rPr>
          <w:rFonts w:ascii="Arial Narrow" w:hAnsi="Arial Narrow"/>
        </w:rPr>
      </w:pPr>
      <w:bookmarkStart w:id="128" w:name="_Toc500940678"/>
      <w:bookmarkStart w:id="129" w:name="_Toc500941869"/>
      <w:bookmarkStart w:id="130" w:name="_Toc500942247"/>
      <w:bookmarkStart w:id="131" w:name="_Toc503360928"/>
      <w:r w:rsidRPr="00374133">
        <w:rPr>
          <w:rFonts w:ascii="Arial Narrow" w:hAnsi="Arial Narrow"/>
        </w:rPr>
        <w:lastRenderedPageBreak/>
        <w:t>The Contractor, as part of the response to this IFB, shall provide a timeline with milestones identified for timely implementation of services/delivery of products. The proposed timeline and milestones should preferably be presented in a Gantt chart format.</w:t>
      </w:r>
      <w:bookmarkEnd w:id="128"/>
      <w:bookmarkEnd w:id="129"/>
      <w:bookmarkEnd w:id="130"/>
      <w:bookmarkEnd w:id="131"/>
      <w:r w:rsidRPr="00374133">
        <w:rPr>
          <w:rFonts w:ascii="Arial Narrow" w:hAnsi="Arial Narrow"/>
        </w:rPr>
        <w:t xml:space="preserve"> </w:t>
      </w:r>
    </w:p>
    <w:p w14:paraId="0B62CE95" w14:textId="77777777" w:rsidR="00BA6655" w:rsidRPr="00374133" w:rsidRDefault="00BA6655" w:rsidP="009C51B7">
      <w:pPr>
        <w:ind w:left="720"/>
        <w:rPr>
          <w:rFonts w:ascii="Arial Narrow" w:hAnsi="Arial Narrow"/>
          <w:b/>
        </w:rPr>
      </w:pPr>
      <w:bookmarkStart w:id="132" w:name="_Toc500940679"/>
      <w:bookmarkStart w:id="133" w:name="_Toc500941870"/>
      <w:bookmarkStart w:id="134" w:name="_Toc500942248"/>
      <w:bookmarkStart w:id="135" w:name="_Toc503360929"/>
      <w:r w:rsidRPr="00374133">
        <w:rPr>
          <w:rFonts w:ascii="Arial Narrow" w:hAnsi="Arial Narrow"/>
          <w:b/>
        </w:rPr>
        <w:t>3.4.13</w:t>
      </w:r>
      <w:r w:rsidRPr="00374133">
        <w:rPr>
          <w:rFonts w:ascii="Arial Narrow" w:hAnsi="Arial Narrow"/>
          <w:b/>
        </w:rPr>
        <w:tab/>
        <w:t>Training</w:t>
      </w:r>
      <w:bookmarkEnd w:id="132"/>
      <w:bookmarkEnd w:id="133"/>
      <w:bookmarkEnd w:id="134"/>
      <w:bookmarkEnd w:id="135"/>
    </w:p>
    <w:p w14:paraId="0B62CE96" w14:textId="77777777" w:rsidR="00BA6655" w:rsidRPr="00374133" w:rsidRDefault="00BA6655" w:rsidP="009C51B7">
      <w:pPr>
        <w:ind w:left="1440"/>
        <w:jc w:val="both"/>
        <w:rPr>
          <w:rFonts w:ascii="Arial Narrow" w:hAnsi="Arial Narrow"/>
        </w:rPr>
      </w:pPr>
      <w:bookmarkStart w:id="136" w:name="_Toc500940680"/>
      <w:bookmarkStart w:id="137" w:name="_Toc500941871"/>
      <w:bookmarkStart w:id="138" w:name="_Toc500942249"/>
      <w:bookmarkStart w:id="139" w:name="_Toc503360930"/>
      <w:r w:rsidRPr="00374133">
        <w:rPr>
          <w:rFonts w:ascii="Arial Narrow" w:hAnsi="Arial Narrow"/>
        </w:rPr>
        <w:t>The Contractor shall provide training, as outlined in the Scope of Work/Specifications section of this IFB.</w:t>
      </w:r>
      <w:bookmarkEnd w:id="136"/>
      <w:bookmarkEnd w:id="137"/>
      <w:bookmarkEnd w:id="138"/>
      <w:bookmarkEnd w:id="139"/>
      <w:r w:rsidRPr="00374133">
        <w:rPr>
          <w:rFonts w:ascii="Arial Narrow" w:hAnsi="Arial Narrow"/>
        </w:rPr>
        <w:t xml:space="preserve"> </w:t>
      </w:r>
    </w:p>
    <w:p w14:paraId="0B62CE97" w14:textId="77777777" w:rsidR="005A66C5" w:rsidRDefault="00BA6655" w:rsidP="00061851">
      <w:pPr>
        <w:ind w:left="720"/>
        <w:rPr>
          <w:rFonts w:ascii="Arial Narrow" w:hAnsi="Arial Narrow"/>
          <w:b/>
        </w:rPr>
      </w:pPr>
      <w:bookmarkStart w:id="140" w:name="_Toc500940681"/>
      <w:bookmarkStart w:id="141" w:name="_Toc500941872"/>
      <w:bookmarkStart w:id="142" w:name="_Toc500942250"/>
      <w:bookmarkStart w:id="143" w:name="_Toc503360931"/>
      <w:r w:rsidRPr="00061851">
        <w:rPr>
          <w:rFonts w:ascii="Arial Narrow" w:hAnsi="Arial Narrow"/>
          <w:b/>
        </w:rPr>
        <w:t>3.4.14</w:t>
      </w:r>
      <w:r w:rsidRPr="00061851">
        <w:rPr>
          <w:rFonts w:ascii="Arial Narrow" w:hAnsi="Arial Narrow"/>
          <w:b/>
        </w:rPr>
        <w:tab/>
        <w:t>Success Criteria</w:t>
      </w:r>
      <w:bookmarkEnd w:id="140"/>
      <w:bookmarkEnd w:id="141"/>
      <w:bookmarkEnd w:id="142"/>
      <w:bookmarkEnd w:id="143"/>
    </w:p>
    <w:p w14:paraId="0B62CE98" w14:textId="77777777" w:rsidR="00594B72" w:rsidRPr="00A44489" w:rsidRDefault="002315B5" w:rsidP="009C51B7">
      <w:pPr>
        <w:ind w:left="1440"/>
        <w:jc w:val="both"/>
        <w:rPr>
          <w:rFonts w:ascii="Arial Narrow" w:hAnsi="Arial Narrow"/>
          <w:bCs/>
        </w:rPr>
      </w:pPr>
      <w:r w:rsidRPr="00A44489">
        <w:rPr>
          <w:rFonts w:ascii="Arial Narrow" w:hAnsi="Arial Narrow"/>
          <w:bCs/>
        </w:rPr>
        <w:t>The Contractor is responsible for the successful performance of all requirements outlined in th</w:t>
      </w:r>
      <w:r w:rsidR="00A44489" w:rsidRPr="00A44489">
        <w:rPr>
          <w:rFonts w:ascii="Arial Narrow" w:hAnsi="Arial Narrow"/>
          <w:bCs/>
        </w:rPr>
        <w:t>is</w:t>
      </w:r>
      <w:r w:rsidRPr="00A44489">
        <w:rPr>
          <w:rFonts w:ascii="Arial Narrow" w:hAnsi="Arial Narrow"/>
          <w:bCs/>
        </w:rPr>
        <w:t xml:space="preserve"> IFB</w:t>
      </w:r>
      <w:r w:rsidR="00594B72" w:rsidRPr="00A44489">
        <w:rPr>
          <w:rFonts w:ascii="Arial Narrow" w:hAnsi="Arial Narrow"/>
          <w:bCs/>
        </w:rPr>
        <w:t>.</w:t>
      </w:r>
    </w:p>
    <w:p w14:paraId="0B62CE99" w14:textId="77777777" w:rsidR="005A66C5" w:rsidRDefault="009F545B" w:rsidP="009F545B">
      <w:pPr>
        <w:spacing w:after="0" w:line="240" w:lineRule="auto"/>
        <w:rPr>
          <w:rFonts w:ascii="Arial Narrow" w:eastAsia="Tahoma" w:hAnsi="Arial Narrow"/>
          <w:color w:val="000000"/>
          <w:spacing w:val="4"/>
        </w:rPr>
      </w:pPr>
      <w:r>
        <w:rPr>
          <w:rFonts w:ascii="Arial Narrow" w:eastAsia="Tahoma" w:hAnsi="Arial Narrow"/>
          <w:color w:val="000000"/>
          <w:spacing w:val="4"/>
        </w:rPr>
        <w:br w:type="page"/>
      </w:r>
    </w:p>
    <w:p w14:paraId="0B62CE9A" w14:textId="77777777" w:rsidR="00D46911" w:rsidRPr="0050280A" w:rsidRDefault="00132E1A">
      <w:pPr>
        <w:pStyle w:val="Heading2"/>
        <w:ind w:left="0" w:right="0"/>
        <w:jc w:val="center"/>
        <w:rPr>
          <w:i w:val="0"/>
          <w:color w:val="000000"/>
          <w:sz w:val="32"/>
          <w:szCs w:val="32"/>
        </w:rPr>
      </w:pPr>
      <w:bookmarkStart w:id="144" w:name="_Toc353999812"/>
      <w:bookmarkStart w:id="145" w:name="_Toc454345608"/>
      <w:bookmarkStart w:id="146" w:name="_Toc220415608"/>
      <w:bookmarkEnd w:id="63"/>
      <w:r>
        <w:rPr>
          <w:i w:val="0"/>
          <w:color w:val="000000"/>
          <w:sz w:val="32"/>
          <w:szCs w:val="32"/>
        </w:rPr>
        <w:lastRenderedPageBreak/>
        <w:t xml:space="preserve">SECTION </w:t>
      </w:r>
      <w:r>
        <w:rPr>
          <w:i w:val="0"/>
          <w:color w:val="000000"/>
          <w:sz w:val="32"/>
          <w:szCs w:val="32"/>
          <w:lang w:val="en-US"/>
        </w:rPr>
        <w:t>4</w:t>
      </w:r>
      <w:r w:rsidR="005A66C5" w:rsidRPr="0050280A">
        <w:rPr>
          <w:i w:val="0"/>
          <w:color w:val="000000"/>
          <w:sz w:val="32"/>
          <w:szCs w:val="32"/>
        </w:rPr>
        <w:t xml:space="preserve">.0 – </w:t>
      </w:r>
      <w:bookmarkEnd w:id="144"/>
      <w:r w:rsidR="000C2910" w:rsidRPr="0050280A">
        <w:rPr>
          <w:i w:val="0"/>
          <w:color w:val="000000"/>
          <w:sz w:val="32"/>
          <w:szCs w:val="32"/>
        </w:rPr>
        <w:t>BIDDING, EVALUATION, SELECTION &amp; AWARD PROCESS</w:t>
      </w:r>
      <w:bookmarkEnd w:id="145"/>
      <w:bookmarkEnd w:id="146"/>
    </w:p>
    <w:p w14:paraId="0B62CE9B" w14:textId="77777777" w:rsidR="005A66C5" w:rsidRDefault="005A66C5" w:rsidP="00031F2E">
      <w:pPr>
        <w:spacing w:after="0" w:line="240" w:lineRule="auto"/>
        <w:jc w:val="both"/>
        <w:rPr>
          <w:rFonts w:ascii="Arial Narrow" w:hAnsi="Arial Narrow"/>
        </w:rPr>
      </w:pPr>
      <w:r w:rsidRPr="002C7DEE">
        <w:rPr>
          <w:rFonts w:ascii="Arial Narrow" w:hAnsi="Arial Narrow"/>
        </w:rPr>
        <w:t>This section</w:t>
      </w:r>
      <w:r w:rsidRPr="0081696C">
        <w:rPr>
          <w:rFonts w:ascii="Arial Narrow" w:hAnsi="Arial Narrow"/>
        </w:rPr>
        <w:t xml:space="preserve"> contains key </w:t>
      </w:r>
      <w:r w:rsidR="00E63115">
        <w:rPr>
          <w:rFonts w:ascii="Arial Narrow" w:hAnsi="Arial Narrow"/>
        </w:rPr>
        <w:t xml:space="preserve">information </w:t>
      </w:r>
      <w:r w:rsidRPr="0081696C">
        <w:rPr>
          <w:rFonts w:ascii="Arial Narrow" w:hAnsi="Arial Narrow"/>
        </w:rPr>
        <w:t>and activities as wel</w:t>
      </w:r>
      <w:r>
        <w:rPr>
          <w:rFonts w:ascii="Arial Narrow" w:hAnsi="Arial Narrow"/>
        </w:rPr>
        <w:t xml:space="preserve">l as instructions to </w:t>
      </w:r>
      <w:r w:rsidR="003D7743">
        <w:rPr>
          <w:rFonts w:ascii="Arial Narrow" w:hAnsi="Arial Narrow"/>
        </w:rPr>
        <w:t>Bidder</w:t>
      </w:r>
      <w:r w:rsidR="005A3184">
        <w:rPr>
          <w:rFonts w:ascii="Arial Narrow" w:hAnsi="Arial Narrow"/>
        </w:rPr>
        <w:t>s</w:t>
      </w:r>
      <w:r>
        <w:rPr>
          <w:rFonts w:ascii="Arial Narrow" w:hAnsi="Arial Narrow"/>
        </w:rPr>
        <w:t xml:space="preserve"> o</w:t>
      </w:r>
      <w:r w:rsidRPr="0081696C">
        <w:rPr>
          <w:rFonts w:ascii="Arial Narrow" w:hAnsi="Arial Narrow"/>
        </w:rPr>
        <w:t xml:space="preserve">n how to prepare and submit their </w:t>
      </w:r>
      <w:r w:rsidR="005A3184">
        <w:rPr>
          <w:rFonts w:ascii="Arial Narrow" w:hAnsi="Arial Narrow"/>
        </w:rPr>
        <w:t>response</w:t>
      </w:r>
      <w:r>
        <w:rPr>
          <w:rFonts w:ascii="Arial Narrow" w:hAnsi="Arial Narrow"/>
        </w:rPr>
        <w:t>:</w:t>
      </w:r>
    </w:p>
    <w:p w14:paraId="0B62CE9C" w14:textId="77777777" w:rsidR="005A66C5" w:rsidRPr="00374133" w:rsidRDefault="005A66C5" w:rsidP="005A66C5">
      <w:pPr>
        <w:spacing w:after="0" w:line="240" w:lineRule="auto"/>
        <w:rPr>
          <w:rFonts w:ascii="Arial Narrow" w:hAnsi="Arial Narrow"/>
        </w:rPr>
      </w:pPr>
    </w:p>
    <w:p w14:paraId="0B62CE9D" w14:textId="77777777" w:rsidR="005A66C5" w:rsidRPr="00374133" w:rsidRDefault="00FA26FD" w:rsidP="005A66C5">
      <w:pPr>
        <w:pStyle w:val="Heading3"/>
        <w:rPr>
          <w:rStyle w:val="Strong"/>
          <w:b/>
        </w:rPr>
      </w:pPr>
      <w:bookmarkStart w:id="147" w:name="_Toc454345609"/>
      <w:bookmarkStart w:id="148" w:name="_Toc220415609"/>
      <w:r w:rsidRPr="00374133">
        <w:rPr>
          <w:rStyle w:val="Strong"/>
          <w:b/>
          <w:lang w:val="en-US"/>
        </w:rPr>
        <w:t>4</w:t>
      </w:r>
      <w:r w:rsidR="005A66C5" w:rsidRPr="00374133">
        <w:rPr>
          <w:rStyle w:val="Strong"/>
          <w:b/>
        </w:rPr>
        <w:t>.1</w:t>
      </w:r>
      <w:r w:rsidR="005A66C5" w:rsidRPr="00374133">
        <w:rPr>
          <w:rStyle w:val="Strong"/>
          <w:b/>
        </w:rPr>
        <w:tab/>
        <w:t xml:space="preserve">Wayne </w:t>
      </w:r>
      <w:r w:rsidR="00992A7A" w:rsidRPr="00374133">
        <w:rPr>
          <w:rStyle w:val="Strong"/>
          <w:b/>
        </w:rPr>
        <w:t>County</w:t>
      </w:r>
      <w:r w:rsidR="005A66C5" w:rsidRPr="00374133">
        <w:rPr>
          <w:rStyle w:val="Strong"/>
          <w:b/>
        </w:rPr>
        <w:t xml:space="preserve"> Responsibility</w:t>
      </w:r>
      <w:bookmarkEnd w:id="147"/>
      <w:bookmarkEnd w:id="148"/>
    </w:p>
    <w:p w14:paraId="0B62CE9E" w14:textId="77777777" w:rsidR="005A66C5" w:rsidRPr="00374133" w:rsidRDefault="005A66C5" w:rsidP="00A44489">
      <w:pPr>
        <w:autoSpaceDE w:val="0"/>
        <w:autoSpaceDN w:val="0"/>
        <w:adjustRightInd w:val="0"/>
        <w:spacing w:after="0" w:line="240" w:lineRule="auto"/>
        <w:ind w:left="720"/>
        <w:jc w:val="both"/>
        <w:rPr>
          <w:rStyle w:val="Strong"/>
          <w:rFonts w:ascii="Arial Narrow" w:hAnsi="Arial Narrow"/>
          <w:b w:val="0"/>
        </w:rPr>
      </w:pPr>
      <w:r w:rsidRPr="00374133">
        <w:rPr>
          <w:rStyle w:val="Strong"/>
          <w:rFonts w:ascii="Arial Narrow" w:hAnsi="Arial Narrow"/>
          <w:b w:val="0"/>
        </w:rPr>
        <w:t xml:space="preserve">Wayne </w:t>
      </w:r>
      <w:r w:rsidR="00992A7A" w:rsidRPr="00374133">
        <w:rPr>
          <w:rStyle w:val="Strong"/>
          <w:rFonts w:ascii="Arial Narrow" w:hAnsi="Arial Narrow"/>
          <w:b w:val="0"/>
        </w:rPr>
        <w:t>County</w:t>
      </w:r>
      <w:r w:rsidRPr="00374133">
        <w:rPr>
          <w:rStyle w:val="Strong"/>
          <w:rFonts w:ascii="Arial Narrow" w:hAnsi="Arial Narrow"/>
          <w:b w:val="0"/>
        </w:rPr>
        <w:t xml:space="preserve"> is not responsible for representations made by any of its officers or employees prior to the execution of the </w:t>
      </w:r>
      <w:r w:rsidR="00CC4BB8" w:rsidRPr="00374133">
        <w:rPr>
          <w:rStyle w:val="Strong"/>
          <w:rFonts w:ascii="Arial Narrow" w:hAnsi="Arial Narrow"/>
          <w:b w:val="0"/>
        </w:rPr>
        <w:t>c</w:t>
      </w:r>
      <w:r w:rsidR="00D224AC" w:rsidRPr="00374133">
        <w:rPr>
          <w:rStyle w:val="Strong"/>
          <w:rFonts w:ascii="Arial Narrow" w:hAnsi="Arial Narrow"/>
          <w:b w:val="0"/>
        </w:rPr>
        <w:t>ontract</w:t>
      </w:r>
      <w:r w:rsidRPr="00374133">
        <w:rPr>
          <w:rStyle w:val="Strong"/>
          <w:rFonts w:ascii="Arial Narrow" w:hAnsi="Arial Narrow"/>
          <w:b w:val="0"/>
        </w:rPr>
        <w:t xml:space="preserve"> unless such understanding or representation is included in the </w:t>
      </w:r>
      <w:r w:rsidR="00CC4BB8" w:rsidRPr="00374133">
        <w:rPr>
          <w:rStyle w:val="Strong"/>
          <w:rFonts w:ascii="Arial Narrow" w:hAnsi="Arial Narrow"/>
          <w:b w:val="0"/>
        </w:rPr>
        <w:t>c</w:t>
      </w:r>
      <w:r w:rsidR="00D224AC" w:rsidRPr="00374133">
        <w:rPr>
          <w:rStyle w:val="Strong"/>
          <w:rFonts w:ascii="Arial Narrow" w:hAnsi="Arial Narrow"/>
          <w:b w:val="0"/>
        </w:rPr>
        <w:t>ontract</w:t>
      </w:r>
      <w:r w:rsidRPr="00374133">
        <w:rPr>
          <w:rStyle w:val="Strong"/>
          <w:rFonts w:ascii="Arial Narrow" w:hAnsi="Arial Narrow"/>
          <w:b w:val="0"/>
        </w:rPr>
        <w:t>.</w:t>
      </w:r>
    </w:p>
    <w:p w14:paraId="0B62CE9F" w14:textId="77777777" w:rsidR="005A66C5" w:rsidRPr="00374133" w:rsidRDefault="005A66C5" w:rsidP="005A66C5">
      <w:pPr>
        <w:autoSpaceDE w:val="0"/>
        <w:autoSpaceDN w:val="0"/>
        <w:adjustRightInd w:val="0"/>
        <w:spacing w:after="0" w:line="240" w:lineRule="auto"/>
        <w:ind w:left="720"/>
        <w:rPr>
          <w:rStyle w:val="Strong"/>
          <w:rFonts w:ascii="Arial Narrow" w:hAnsi="Arial Narrow"/>
        </w:rPr>
      </w:pPr>
    </w:p>
    <w:p w14:paraId="0B62CEA0" w14:textId="77777777" w:rsidR="005A66C5" w:rsidRPr="00374133" w:rsidRDefault="00FA26FD" w:rsidP="005A66C5">
      <w:pPr>
        <w:pStyle w:val="Heading3"/>
        <w:rPr>
          <w:rStyle w:val="Strong"/>
          <w:b/>
        </w:rPr>
      </w:pPr>
      <w:bookmarkStart w:id="149" w:name="_Toc353999807"/>
      <w:bookmarkStart w:id="150" w:name="_Toc454345610"/>
      <w:bookmarkStart w:id="151" w:name="_Toc220415610"/>
      <w:r w:rsidRPr="00374133">
        <w:rPr>
          <w:rStyle w:val="Strong"/>
          <w:b/>
          <w:lang w:val="en-US"/>
        </w:rPr>
        <w:t>4</w:t>
      </w:r>
      <w:r w:rsidR="005A66C5" w:rsidRPr="00374133">
        <w:rPr>
          <w:rStyle w:val="Strong"/>
          <w:b/>
        </w:rPr>
        <w:t>.2</w:t>
      </w:r>
      <w:r w:rsidR="005A66C5" w:rsidRPr="00374133">
        <w:rPr>
          <w:rStyle w:val="Strong"/>
          <w:b/>
        </w:rPr>
        <w:tab/>
      </w:r>
      <w:bookmarkEnd w:id="149"/>
      <w:r w:rsidR="005A66C5" w:rsidRPr="00374133">
        <w:rPr>
          <w:rStyle w:val="Strong"/>
          <w:b/>
        </w:rPr>
        <w:t>Truth and Accuracy of Representations</w:t>
      </w:r>
      <w:bookmarkEnd w:id="150"/>
      <w:bookmarkEnd w:id="151"/>
    </w:p>
    <w:p w14:paraId="0B62CEA1" w14:textId="77777777" w:rsidR="005A66C5" w:rsidRPr="00374133" w:rsidRDefault="00A23044" w:rsidP="00A44489">
      <w:pPr>
        <w:autoSpaceDE w:val="0"/>
        <w:autoSpaceDN w:val="0"/>
        <w:adjustRightInd w:val="0"/>
        <w:spacing w:after="0" w:line="240" w:lineRule="auto"/>
        <w:ind w:left="720"/>
        <w:jc w:val="both"/>
        <w:rPr>
          <w:rStyle w:val="Strong"/>
          <w:rFonts w:ascii="Arial Narrow" w:hAnsi="Arial Narrow"/>
          <w:b w:val="0"/>
        </w:rPr>
      </w:pPr>
      <w:r w:rsidRPr="00374133">
        <w:rPr>
          <w:rStyle w:val="Strong"/>
          <w:rFonts w:ascii="Arial Narrow" w:hAnsi="Arial Narrow"/>
          <w:b w:val="0"/>
        </w:rPr>
        <w:t>The Wayne County P</w:t>
      </w:r>
      <w:r w:rsidR="009B5B10" w:rsidRPr="00374133">
        <w:rPr>
          <w:rStyle w:val="Strong"/>
          <w:rFonts w:ascii="Arial Narrow" w:hAnsi="Arial Narrow"/>
          <w:b w:val="0"/>
        </w:rPr>
        <w:t>rocurement</w:t>
      </w:r>
      <w:r w:rsidRPr="00374133">
        <w:rPr>
          <w:rStyle w:val="Strong"/>
          <w:rFonts w:ascii="Arial Narrow" w:hAnsi="Arial Narrow"/>
          <w:b w:val="0"/>
        </w:rPr>
        <w:t xml:space="preserve"> Director or </w:t>
      </w:r>
      <w:proofErr w:type="gramStart"/>
      <w:r w:rsidRPr="00374133">
        <w:rPr>
          <w:rStyle w:val="Strong"/>
          <w:rFonts w:ascii="Arial Narrow" w:hAnsi="Arial Narrow"/>
          <w:b w:val="0"/>
        </w:rPr>
        <w:t>designee</w:t>
      </w:r>
      <w:proofErr w:type="gramEnd"/>
      <w:r w:rsidRPr="00374133">
        <w:rPr>
          <w:rStyle w:val="Strong"/>
          <w:rFonts w:ascii="Arial Narrow" w:hAnsi="Arial Narrow"/>
          <w:b w:val="0"/>
        </w:rPr>
        <w:t xml:space="preserve"> may reject any </w:t>
      </w:r>
      <w:r w:rsidR="00CC4BB8" w:rsidRPr="00374133">
        <w:rPr>
          <w:rStyle w:val="Strong"/>
          <w:rFonts w:ascii="Arial Narrow" w:hAnsi="Arial Narrow"/>
          <w:b w:val="0"/>
        </w:rPr>
        <w:t>bid</w:t>
      </w:r>
      <w:r w:rsidRPr="00374133">
        <w:rPr>
          <w:rStyle w:val="Strong"/>
          <w:rFonts w:ascii="Arial Narrow" w:hAnsi="Arial Narrow"/>
          <w:b w:val="0"/>
        </w:rPr>
        <w:t xml:space="preserve"> that is evaluated and determined to include false, misleading, incomplete, or deceptively unresponsive statements.</w:t>
      </w:r>
    </w:p>
    <w:p w14:paraId="0B62CEA2" w14:textId="77777777" w:rsidR="00A23044" w:rsidRPr="00374133" w:rsidRDefault="00A23044" w:rsidP="005A66C5">
      <w:pPr>
        <w:autoSpaceDE w:val="0"/>
        <w:autoSpaceDN w:val="0"/>
        <w:adjustRightInd w:val="0"/>
        <w:spacing w:after="0" w:line="240" w:lineRule="auto"/>
        <w:ind w:left="720"/>
        <w:rPr>
          <w:rStyle w:val="Strong"/>
          <w:rFonts w:ascii="Arial Narrow" w:hAnsi="Arial Narrow"/>
          <w:b w:val="0"/>
        </w:rPr>
      </w:pPr>
    </w:p>
    <w:p w14:paraId="0B62CEA3" w14:textId="77777777" w:rsidR="005A66C5" w:rsidRPr="0050280A" w:rsidRDefault="00FA26FD" w:rsidP="005A66C5">
      <w:pPr>
        <w:pStyle w:val="Heading3"/>
        <w:rPr>
          <w:rStyle w:val="Strong"/>
          <w:rFonts w:ascii="Calibri" w:hAnsi="Calibri"/>
          <w:b/>
        </w:rPr>
      </w:pPr>
      <w:bookmarkStart w:id="152" w:name="_Toc353999809"/>
      <w:bookmarkStart w:id="153" w:name="_Toc454345611"/>
      <w:bookmarkStart w:id="154" w:name="_Toc220415611"/>
      <w:r>
        <w:rPr>
          <w:rStyle w:val="Strong"/>
          <w:b/>
          <w:lang w:val="en-US"/>
        </w:rPr>
        <w:t>4</w:t>
      </w:r>
      <w:r w:rsidR="005A66C5" w:rsidRPr="00F751E8">
        <w:rPr>
          <w:rStyle w:val="Strong"/>
          <w:b/>
        </w:rPr>
        <w:t>.3</w:t>
      </w:r>
      <w:r w:rsidR="005A66C5" w:rsidRPr="00F751E8">
        <w:rPr>
          <w:rStyle w:val="Strong"/>
          <w:b/>
        </w:rPr>
        <w:tab/>
      </w:r>
      <w:bookmarkEnd w:id="152"/>
      <w:r w:rsidR="003D7743">
        <w:rPr>
          <w:rStyle w:val="Strong"/>
          <w:b/>
        </w:rPr>
        <w:t>Bidder</w:t>
      </w:r>
      <w:r w:rsidR="00866F3F">
        <w:rPr>
          <w:rStyle w:val="Strong"/>
          <w:b/>
        </w:rPr>
        <w:t xml:space="preserve"> Q&amp;A</w:t>
      </w:r>
      <w:bookmarkEnd w:id="153"/>
      <w:bookmarkEnd w:id="154"/>
    </w:p>
    <w:p w14:paraId="0B62CEA4" w14:textId="77777777" w:rsidR="005A66C5" w:rsidRPr="00D170EB" w:rsidRDefault="003D7743" w:rsidP="00A44489">
      <w:pPr>
        <w:autoSpaceDE w:val="0"/>
        <w:autoSpaceDN w:val="0"/>
        <w:adjustRightInd w:val="0"/>
        <w:spacing w:after="0" w:line="240" w:lineRule="auto"/>
        <w:ind w:left="720"/>
        <w:jc w:val="both"/>
        <w:rPr>
          <w:rStyle w:val="Strong"/>
          <w:rFonts w:ascii="Arial Narrow" w:hAnsi="Arial Narrow"/>
          <w:b w:val="0"/>
        </w:rPr>
      </w:pPr>
      <w:r>
        <w:rPr>
          <w:rStyle w:val="Strong"/>
          <w:rFonts w:ascii="Arial Narrow" w:hAnsi="Arial Narrow"/>
          <w:b w:val="0"/>
        </w:rPr>
        <w:t>Bidder</w:t>
      </w:r>
      <w:r w:rsidR="005A66C5" w:rsidRPr="00D170EB">
        <w:rPr>
          <w:rStyle w:val="Strong"/>
          <w:rFonts w:ascii="Arial Narrow" w:hAnsi="Arial Narrow"/>
          <w:b w:val="0"/>
        </w:rPr>
        <w:t xml:space="preserve">s may submit written questions regarding this </w:t>
      </w:r>
      <w:r w:rsidR="007D5DA4">
        <w:rPr>
          <w:rStyle w:val="Strong"/>
          <w:rFonts w:ascii="Arial Narrow" w:hAnsi="Arial Narrow"/>
          <w:b w:val="0"/>
        </w:rPr>
        <w:t>IFB</w:t>
      </w:r>
      <w:r w:rsidR="007141CC">
        <w:rPr>
          <w:rStyle w:val="Strong"/>
          <w:rFonts w:ascii="Arial Narrow" w:hAnsi="Arial Narrow"/>
          <w:b w:val="0"/>
        </w:rPr>
        <w:t>,</w:t>
      </w:r>
      <w:r w:rsidR="005A66C5" w:rsidRPr="00D170EB">
        <w:rPr>
          <w:rStyle w:val="Strong"/>
          <w:rFonts w:ascii="Arial Narrow" w:hAnsi="Arial Narrow"/>
          <w:b w:val="0"/>
        </w:rPr>
        <w:t xml:space="preserve"> </w:t>
      </w:r>
      <w:r w:rsidR="007141CC">
        <w:rPr>
          <w:rStyle w:val="Strong"/>
          <w:rFonts w:ascii="Arial Narrow" w:hAnsi="Arial Narrow"/>
          <w:b w:val="0"/>
        </w:rPr>
        <w:t>by the questions deadline date,</w:t>
      </w:r>
      <w:r w:rsidR="007141CC" w:rsidRPr="00D170EB">
        <w:rPr>
          <w:rStyle w:val="Strong"/>
          <w:rFonts w:ascii="Arial Narrow" w:hAnsi="Arial Narrow"/>
          <w:b w:val="0"/>
        </w:rPr>
        <w:t xml:space="preserve"> to the individual identified </w:t>
      </w:r>
      <w:r w:rsidR="007141CC">
        <w:rPr>
          <w:rStyle w:val="Strong"/>
          <w:rFonts w:ascii="Arial Narrow" w:hAnsi="Arial Narrow"/>
          <w:b w:val="0"/>
        </w:rPr>
        <w:t>on the cover page</w:t>
      </w:r>
      <w:r w:rsidR="007141CC" w:rsidRPr="00D170EB">
        <w:rPr>
          <w:rStyle w:val="Strong"/>
          <w:rFonts w:ascii="Arial Narrow" w:hAnsi="Arial Narrow"/>
          <w:b w:val="0"/>
        </w:rPr>
        <w:t>.</w:t>
      </w:r>
      <w:r w:rsidR="005A66C5" w:rsidRPr="00D170EB">
        <w:rPr>
          <w:rStyle w:val="Strong"/>
          <w:rFonts w:ascii="Arial Narrow" w:hAnsi="Arial Narrow"/>
          <w:b w:val="0"/>
        </w:rPr>
        <w:t xml:space="preserve"> A</w:t>
      </w:r>
      <w:r w:rsidR="005A3184">
        <w:rPr>
          <w:rStyle w:val="Strong"/>
          <w:rFonts w:ascii="Arial Narrow" w:hAnsi="Arial Narrow"/>
          <w:b w:val="0"/>
        </w:rPr>
        <w:t>ll questio</w:t>
      </w:r>
      <w:r w:rsidR="007141CC">
        <w:rPr>
          <w:rStyle w:val="Strong"/>
          <w:rFonts w:ascii="Arial Narrow" w:hAnsi="Arial Narrow"/>
          <w:b w:val="0"/>
        </w:rPr>
        <w:t>ns</w:t>
      </w:r>
      <w:r w:rsidR="005A66C5" w:rsidRPr="00D170EB">
        <w:rPr>
          <w:rStyle w:val="Strong"/>
          <w:rFonts w:ascii="Arial Narrow" w:hAnsi="Arial Narrow"/>
          <w:b w:val="0"/>
        </w:rPr>
        <w:t xml:space="preserve">, without identifying the submitting company, will be compiled with the appropriate answers and issued as an addendum to the </w:t>
      </w:r>
      <w:r w:rsidR="007D5DA4">
        <w:rPr>
          <w:rStyle w:val="Strong"/>
          <w:rFonts w:ascii="Arial Narrow" w:hAnsi="Arial Narrow"/>
          <w:b w:val="0"/>
        </w:rPr>
        <w:t>IFB</w:t>
      </w:r>
      <w:r w:rsidR="005A66C5" w:rsidRPr="00D170EB">
        <w:rPr>
          <w:rStyle w:val="Strong"/>
          <w:rFonts w:ascii="Arial Narrow" w:hAnsi="Arial Narrow"/>
          <w:b w:val="0"/>
        </w:rPr>
        <w:t>.</w:t>
      </w:r>
    </w:p>
    <w:p w14:paraId="0B62CEA5" w14:textId="77777777" w:rsidR="005A66C5" w:rsidRPr="00D170EB" w:rsidRDefault="005A66C5" w:rsidP="00A44489">
      <w:pPr>
        <w:autoSpaceDE w:val="0"/>
        <w:autoSpaceDN w:val="0"/>
        <w:adjustRightInd w:val="0"/>
        <w:spacing w:after="0" w:line="240" w:lineRule="auto"/>
        <w:ind w:left="720"/>
        <w:jc w:val="both"/>
        <w:rPr>
          <w:rStyle w:val="Strong"/>
          <w:rFonts w:ascii="Arial Narrow" w:hAnsi="Arial Narrow"/>
        </w:rPr>
      </w:pPr>
    </w:p>
    <w:p w14:paraId="0B62CEA6" w14:textId="77777777" w:rsidR="005A66C5" w:rsidRPr="00D170EB" w:rsidRDefault="005A66C5" w:rsidP="00A44489">
      <w:pPr>
        <w:autoSpaceDE w:val="0"/>
        <w:autoSpaceDN w:val="0"/>
        <w:adjustRightInd w:val="0"/>
        <w:spacing w:after="0" w:line="240" w:lineRule="auto"/>
        <w:ind w:left="720"/>
        <w:jc w:val="both"/>
        <w:rPr>
          <w:rStyle w:val="Strong"/>
          <w:rFonts w:ascii="Arial Narrow" w:hAnsi="Arial Narrow"/>
        </w:rPr>
      </w:pPr>
      <w:r w:rsidRPr="00D170EB">
        <w:rPr>
          <w:rStyle w:val="Strong"/>
          <w:rFonts w:ascii="Arial Narrow" w:hAnsi="Arial Narrow"/>
          <w:b w:val="0"/>
        </w:rPr>
        <w:t xml:space="preserve">When submitting questions please specify the </w:t>
      </w:r>
      <w:r w:rsidR="007D5DA4">
        <w:rPr>
          <w:rStyle w:val="Strong"/>
          <w:rFonts w:ascii="Arial Narrow" w:hAnsi="Arial Narrow"/>
          <w:b w:val="0"/>
        </w:rPr>
        <w:t>IFB</w:t>
      </w:r>
      <w:r w:rsidRPr="00D170EB">
        <w:rPr>
          <w:rStyle w:val="Strong"/>
          <w:rFonts w:ascii="Arial Narrow" w:hAnsi="Arial Narrow"/>
          <w:b w:val="0"/>
        </w:rPr>
        <w:t xml:space="preserve"> section and paragraph </w:t>
      </w:r>
      <w:proofErr w:type="gramStart"/>
      <w:r w:rsidRPr="00D170EB">
        <w:rPr>
          <w:rStyle w:val="Strong"/>
          <w:rFonts w:ascii="Arial Narrow" w:hAnsi="Arial Narrow"/>
          <w:b w:val="0"/>
        </w:rPr>
        <w:t>number, and</w:t>
      </w:r>
      <w:proofErr w:type="gramEnd"/>
      <w:r w:rsidRPr="00D170EB">
        <w:rPr>
          <w:rStyle w:val="Strong"/>
          <w:rFonts w:ascii="Arial Narrow" w:hAnsi="Arial Narrow"/>
          <w:b w:val="0"/>
        </w:rPr>
        <w:t xml:space="preserve"> quote the language that prompted the question. This will ensure </w:t>
      </w:r>
      <w:r w:rsidR="00A23044">
        <w:rPr>
          <w:rStyle w:val="Strong"/>
          <w:rFonts w:ascii="Arial Narrow" w:hAnsi="Arial Narrow"/>
          <w:b w:val="0"/>
        </w:rPr>
        <w:t>that the issue can be quickly</w:t>
      </w:r>
      <w:r w:rsidRPr="00D170EB">
        <w:rPr>
          <w:rStyle w:val="Strong"/>
          <w:rFonts w:ascii="Arial Narrow" w:hAnsi="Arial Narrow"/>
          <w:b w:val="0"/>
        </w:rPr>
        <w:t xml:space="preserve"> found in the </w:t>
      </w:r>
      <w:r w:rsidR="007D5DA4">
        <w:rPr>
          <w:rStyle w:val="Strong"/>
          <w:rFonts w:ascii="Arial Narrow" w:hAnsi="Arial Narrow"/>
          <w:b w:val="0"/>
        </w:rPr>
        <w:t>IFB</w:t>
      </w:r>
      <w:r w:rsidRPr="00D170EB">
        <w:rPr>
          <w:rStyle w:val="Strong"/>
          <w:rFonts w:ascii="Arial Narrow" w:hAnsi="Arial Narrow"/>
          <w:b w:val="0"/>
        </w:rPr>
        <w:t xml:space="preserve">. Wayne </w:t>
      </w:r>
      <w:r w:rsidR="00597442">
        <w:rPr>
          <w:rStyle w:val="Strong"/>
          <w:rFonts w:ascii="Arial Narrow" w:hAnsi="Arial Narrow"/>
          <w:b w:val="0"/>
        </w:rPr>
        <w:t>County</w:t>
      </w:r>
      <w:r w:rsidRPr="00D170EB">
        <w:rPr>
          <w:rStyle w:val="Strong"/>
          <w:rFonts w:ascii="Arial Narrow" w:hAnsi="Arial Narrow"/>
          <w:b w:val="0"/>
        </w:rPr>
        <w:t xml:space="preserve"> reserves the right to group similar questions when providing answers. </w:t>
      </w:r>
    </w:p>
    <w:p w14:paraId="0B62CEA7" w14:textId="77777777" w:rsidR="005A66C5" w:rsidRDefault="005A66C5" w:rsidP="00A44489">
      <w:pPr>
        <w:autoSpaceDE w:val="0"/>
        <w:autoSpaceDN w:val="0"/>
        <w:adjustRightInd w:val="0"/>
        <w:spacing w:after="0" w:line="240" w:lineRule="auto"/>
        <w:ind w:left="720"/>
        <w:jc w:val="both"/>
        <w:rPr>
          <w:rStyle w:val="Strong"/>
        </w:rPr>
      </w:pPr>
    </w:p>
    <w:p w14:paraId="0B62CEA8" w14:textId="77777777" w:rsidR="00992A7A" w:rsidRDefault="005A66C5" w:rsidP="00A44489">
      <w:pPr>
        <w:autoSpaceDE w:val="0"/>
        <w:autoSpaceDN w:val="0"/>
        <w:adjustRightInd w:val="0"/>
        <w:spacing w:after="0" w:line="240" w:lineRule="auto"/>
        <w:ind w:left="720"/>
        <w:jc w:val="both"/>
        <w:rPr>
          <w:rStyle w:val="Strong"/>
          <w:rFonts w:ascii="Arial Narrow" w:hAnsi="Arial Narrow"/>
        </w:rPr>
      </w:pPr>
      <w:r w:rsidRPr="00D170EB">
        <w:rPr>
          <w:rStyle w:val="Strong"/>
          <w:rFonts w:ascii="Arial Narrow" w:hAnsi="Arial Narrow"/>
          <w:b w:val="0"/>
        </w:rPr>
        <w:t xml:space="preserve">Wayne </w:t>
      </w:r>
      <w:r w:rsidR="00166AAD">
        <w:rPr>
          <w:rStyle w:val="Strong"/>
          <w:rFonts w:ascii="Arial Narrow" w:hAnsi="Arial Narrow"/>
          <w:b w:val="0"/>
        </w:rPr>
        <w:t>County</w:t>
      </w:r>
      <w:r w:rsidRPr="00D170EB">
        <w:rPr>
          <w:rStyle w:val="Strong"/>
          <w:rFonts w:ascii="Arial Narrow" w:hAnsi="Arial Narrow"/>
          <w:b w:val="0"/>
        </w:rPr>
        <w:t xml:space="preserve"> may modify the </w:t>
      </w:r>
      <w:r w:rsidR="007D5DA4">
        <w:rPr>
          <w:rStyle w:val="Strong"/>
          <w:rFonts w:ascii="Arial Narrow" w:hAnsi="Arial Narrow"/>
          <w:b w:val="0"/>
        </w:rPr>
        <w:t>IFB</w:t>
      </w:r>
      <w:r w:rsidRPr="00D170EB">
        <w:rPr>
          <w:rStyle w:val="Strong"/>
          <w:rFonts w:ascii="Arial Narrow" w:hAnsi="Arial Narrow"/>
          <w:b w:val="0"/>
        </w:rPr>
        <w:t xml:space="preserve"> at an</w:t>
      </w:r>
      <w:r w:rsidR="008D1E39">
        <w:rPr>
          <w:rStyle w:val="Strong"/>
          <w:rFonts w:ascii="Arial Narrow" w:hAnsi="Arial Narrow"/>
          <w:b w:val="0"/>
        </w:rPr>
        <w:t xml:space="preserve">y time during the bid process. </w:t>
      </w:r>
      <w:r w:rsidRPr="00D170EB">
        <w:rPr>
          <w:rStyle w:val="Strong"/>
          <w:rFonts w:ascii="Arial Narrow" w:hAnsi="Arial Narrow"/>
          <w:b w:val="0"/>
        </w:rPr>
        <w:t xml:space="preserve">All changes to the </w:t>
      </w:r>
      <w:r w:rsidR="007D5DA4">
        <w:rPr>
          <w:rStyle w:val="Strong"/>
          <w:rFonts w:ascii="Arial Narrow" w:hAnsi="Arial Narrow"/>
          <w:b w:val="0"/>
        </w:rPr>
        <w:t>IFB</w:t>
      </w:r>
      <w:r w:rsidRPr="00D170EB">
        <w:rPr>
          <w:rStyle w:val="Strong"/>
          <w:rFonts w:ascii="Arial Narrow" w:hAnsi="Arial Narrow"/>
          <w:b w:val="0"/>
        </w:rPr>
        <w:t xml:space="preserve"> will be posted </w:t>
      </w:r>
      <w:r w:rsidR="00A23044">
        <w:rPr>
          <w:rStyle w:val="Strong"/>
          <w:rFonts w:ascii="Arial Narrow" w:hAnsi="Arial Narrow"/>
          <w:b w:val="0"/>
        </w:rPr>
        <w:t xml:space="preserve">as an addendum </w:t>
      </w:r>
      <w:r w:rsidRPr="00D170EB">
        <w:rPr>
          <w:rStyle w:val="Strong"/>
          <w:rFonts w:ascii="Arial Narrow" w:hAnsi="Arial Narrow"/>
          <w:b w:val="0"/>
        </w:rPr>
        <w:t xml:space="preserve">under the bid number and each posting officially revises the </w:t>
      </w:r>
      <w:r w:rsidR="007D5DA4">
        <w:rPr>
          <w:rStyle w:val="Strong"/>
          <w:rFonts w:ascii="Arial Narrow" w:hAnsi="Arial Narrow"/>
          <w:b w:val="0"/>
        </w:rPr>
        <w:t>IFB</w:t>
      </w:r>
      <w:r w:rsidRPr="00D170EB">
        <w:rPr>
          <w:rStyle w:val="Strong"/>
          <w:rFonts w:ascii="Arial Narrow" w:hAnsi="Arial Narrow"/>
          <w:b w:val="0"/>
        </w:rPr>
        <w:t>.</w:t>
      </w:r>
      <w:bookmarkStart w:id="155" w:name="_Toc353999810"/>
    </w:p>
    <w:p w14:paraId="0B62CEA9" w14:textId="77777777" w:rsidR="00597442" w:rsidRPr="00597442" w:rsidRDefault="00597442" w:rsidP="00597442">
      <w:pPr>
        <w:autoSpaceDE w:val="0"/>
        <w:autoSpaceDN w:val="0"/>
        <w:adjustRightInd w:val="0"/>
        <w:spacing w:after="0" w:line="240" w:lineRule="auto"/>
        <w:ind w:left="720"/>
        <w:rPr>
          <w:rFonts w:ascii="Arial Narrow" w:hAnsi="Arial Narrow"/>
          <w:b/>
          <w:bCs/>
        </w:rPr>
      </w:pPr>
    </w:p>
    <w:p w14:paraId="0B62CEAA" w14:textId="77777777" w:rsidR="005A66C5" w:rsidRPr="00153A06" w:rsidRDefault="00FA26FD" w:rsidP="005A66C5">
      <w:pPr>
        <w:pStyle w:val="Heading3"/>
        <w:rPr>
          <w:rStyle w:val="Strong"/>
          <w:sz w:val="24"/>
        </w:rPr>
      </w:pPr>
      <w:bookmarkStart w:id="156" w:name="_Toc454345612"/>
      <w:bookmarkStart w:id="157" w:name="_Toc220415612"/>
      <w:r>
        <w:rPr>
          <w:rStyle w:val="Strong"/>
          <w:b/>
          <w:lang w:val="en-US"/>
        </w:rPr>
        <w:t>4</w:t>
      </w:r>
      <w:r w:rsidR="005A66C5">
        <w:rPr>
          <w:rStyle w:val="Strong"/>
          <w:b/>
        </w:rPr>
        <w:t>.4</w:t>
      </w:r>
      <w:r w:rsidR="005A66C5">
        <w:rPr>
          <w:rStyle w:val="Strong"/>
          <w:b/>
        </w:rPr>
        <w:tab/>
        <w:t xml:space="preserve">Preparation of the </w:t>
      </w:r>
      <w:r w:rsidR="007E1FD5">
        <w:rPr>
          <w:rStyle w:val="Strong"/>
          <w:b/>
        </w:rPr>
        <w:t>Bid</w:t>
      </w:r>
      <w:bookmarkEnd w:id="156"/>
      <w:bookmarkEnd w:id="157"/>
      <w:r w:rsidR="005A66C5">
        <w:rPr>
          <w:rStyle w:val="Strong"/>
          <w:b/>
        </w:rPr>
        <w:t xml:space="preserve"> </w:t>
      </w:r>
      <w:bookmarkEnd w:id="155"/>
    </w:p>
    <w:p w14:paraId="0B62CEAB" w14:textId="69B39E85" w:rsidR="00E11311" w:rsidRDefault="005A66C5" w:rsidP="00A44489">
      <w:pPr>
        <w:autoSpaceDE w:val="0"/>
        <w:autoSpaceDN w:val="0"/>
        <w:adjustRightInd w:val="0"/>
        <w:spacing w:after="0" w:line="240" w:lineRule="auto"/>
        <w:ind w:left="720"/>
        <w:jc w:val="both"/>
        <w:rPr>
          <w:rStyle w:val="Strong"/>
          <w:rFonts w:ascii="Arial Narrow" w:hAnsi="Arial Narrow"/>
          <w:b w:val="0"/>
        </w:rPr>
      </w:pPr>
      <w:r w:rsidRPr="00D170EB">
        <w:rPr>
          <w:rStyle w:val="Strong"/>
          <w:rFonts w:ascii="Arial Narrow" w:hAnsi="Arial Narrow"/>
          <w:b w:val="0"/>
        </w:rPr>
        <w:t xml:space="preserve">Each </w:t>
      </w:r>
      <w:r w:rsidR="003D7743">
        <w:rPr>
          <w:rStyle w:val="Strong"/>
          <w:rFonts w:ascii="Arial Narrow" w:hAnsi="Arial Narrow"/>
          <w:b w:val="0"/>
        </w:rPr>
        <w:t>Bidder</w:t>
      </w:r>
      <w:r w:rsidRPr="00D170EB">
        <w:rPr>
          <w:rStyle w:val="Strong"/>
          <w:rFonts w:ascii="Arial Narrow" w:hAnsi="Arial Narrow"/>
          <w:b w:val="0"/>
        </w:rPr>
        <w:t xml:space="preserve"> must submit a complete response to this </w:t>
      </w:r>
      <w:r w:rsidR="007D5DA4">
        <w:rPr>
          <w:rStyle w:val="Strong"/>
          <w:rFonts w:ascii="Arial Narrow" w:hAnsi="Arial Narrow"/>
          <w:b w:val="0"/>
        </w:rPr>
        <w:t>IFB</w:t>
      </w:r>
      <w:r w:rsidRPr="00D170EB">
        <w:rPr>
          <w:rStyle w:val="Strong"/>
          <w:rFonts w:ascii="Arial Narrow" w:hAnsi="Arial Narrow"/>
          <w:b w:val="0"/>
        </w:rPr>
        <w:t xml:space="preserve">.  The </w:t>
      </w:r>
      <w:r w:rsidR="007E1FD5">
        <w:rPr>
          <w:rStyle w:val="Strong"/>
          <w:rFonts w:ascii="Arial Narrow" w:hAnsi="Arial Narrow"/>
          <w:b w:val="0"/>
        </w:rPr>
        <w:t>bid</w:t>
      </w:r>
      <w:r w:rsidRPr="00D170EB">
        <w:rPr>
          <w:rStyle w:val="Strong"/>
          <w:rFonts w:ascii="Arial Narrow" w:hAnsi="Arial Narrow"/>
          <w:b w:val="0"/>
        </w:rPr>
        <w:t xml:space="preserve"> must remain valid for at least 1</w:t>
      </w:r>
      <w:r w:rsidR="00C13F73">
        <w:rPr>
          <w:rStyle w:val="Strong"/>
          <w:rFonts w:ascii="Arial Narrow" w:hAnsi="Arial Narrow"/>
          <w:b w:val="0"/>
        </w:rPr>
        <w:t>8</w:t>
      </w:r>
      <w:r w:rsidRPr="00D170EB">
        <w:rPr>
          <w:rStyle w:val="Strong"/>
          <w:rFonts w:ascii="Arial Narrow" w:hAnsi="Arial Narrow"/>
          <w:b w:val="0"/>
        </w:rPr>
        <w:t xml:space="preserve">0 days from the due date for responses to this </w:t>
      </w:r>
      <w:r w:rsidR="007D5DA4">
        <w:rPr>
          <w:rStyle w:val="Strong"/>
          <w:rFonts w:ascii="Arial Narrow" w:hAnsi="Arial Narrow"/>
          <w:b w:val="0"/>
        </w:rPr>
        <w:t>IFB</w:t>
      </w:r>
      <w:r w:rsidRPr="00C174AD">
        <w:rPr>
          <w:rStyle w:val="Strong"/>
          <w:rFonts w:ascii="Arial Narrow" w:hAnsi="Arial Narrow"/>
          <w:b w:val="0"/>
        </w:rPr>
        <w:t>.</w:t>
      </w:r>
      <w:r w:rsidR="00E11311" w:rsidRPr="00C174AD">
        <w:rPr>
          <w:rStyle w:val="Strong"/>
          <w:rFonts w:ascii="Arial Narrow" w:hAnsi="Arial Narrow"/>
          <w:b w:val="0"/>
        </w:rPr>
        <w:t xml:space="preserve">  </w:t>
      </w:r>
    </w:p>
    <w:p w14:paraId="6773709F" w14:textId="77777777" w:rsidR="003A1556" w:rsidRDefault="003A1556" w:rsidP="00A44489">
      <w:pPr>
        <w:tabs>
          <w:tab w:val="left" w:pos="720"/>
        </w:tabs>
        <w:autoSpaceDE w:val="0"/>
        <w:autoSpaceDN w:val="0"/>
        <w:adjustRightInd w:val="0"/>
        <w:spacing w:after="0" w:line="240" w:lineRule="auto"/>
        <w:ind w:left="720"/>
        <w:jc w:val="both"/>
        <w:rPr>
          <w:rStyle w:val="Strong"/>
          <w:rFonts w:ascii="Arial Narrow" w:hAnsi="Arial Narrow"/>
          <w:b w:val="0"/>
        </w:rPr>
      </w:pPr>
    </w:p>
    <w:p w14:paraId="0B62CEAD" w14:textId="30772FD9" w:rsidR="00252BE1" w:rsidRPr="00D170EB" w:rsidRDefault="00B82046" w:rsidP="00A44489">
      <w:pPr>
        <w:tabs>
          <w:tab w:val="left" w:pos="720"/>
        </w:tabs>
        <w:autoSpaceDE w:val="0"/>
        <w:autoSpaceDN w:val="0"/>
        <w:adjustRightInd w:val="0"/>
        <w:spacing w:after="0" w:line="240" w:lineRule="auto"/>
        <w:ind w:left="720"/>
        <w:jc w:val="both"/>
        <w:rPr>
          <w:rStyle w:val="Strong"/>
          <w:rFonts w:ascii="Arial Narrow" w:hAnsi="Arial Narrow"/>
        </w:rPr>
      </w:pPr>
      <w:r w:rsidRPr="00B82046">
        <w:rPr>
          <w:rStyle w:val="Strong"/>
          <w:rFonts w:ascii="Arial Narrow" w:hAnsi="Arial Narrow"/>
          <w:b w:val="0"/>
        </w:rPr>
        <w:t xml:space="preserve">The </w:t>
      </w:r>
      <w:r w:rsidR="003D7743">
        <w:rPr>
          <w:rStyle w:val="Strong"/>
          <w:rFonts w:ascii="Arial Narrow" w:hAnsi="Arial Narrow"/>
          <w:b w:val="0"/>
        </w:rPr>
        <w:t>Bidder</w:t>
      </w:r>
      <w:r w:rsidRPr="00B82046">
        <w:rPr>
          <w:rStyle w:val="Strong"/>
          <w:rFonts w:ascii="Arial Narrow" w:hAnsi="Arial Narrow"/>
          <w:b w:val="0"/>
        </w:rPr>
        <w:t xml:space="preserve"> will be responsible for completing </w:t>
      </w:r>
      <w:r w:rsidR="00252BE1">
        <w:rPr>
          <w:rStyle w:val="Strong"/>
          <w:rFonts w:ascii="Arial Narrow" w:hAnsi="Arial Narrow"/>
          <w:b w:val="0"/>
        </w:rPr>
        <w:t>documents and forms listed</w:t>
      </w:r>
      <w:r w:rsidR="00252BE1" w:rsidRPr="00D170EB">
        <w:rPr>
          <w:rStyle w:val="Strong"/>
          <w:rFonts w:ascii="Arial Narrow" w:hAnsi="Arial Narrow"/>
          <w:b w:val="0"/>
        </w:rPr>
        <w:t xml:space="preserve"> under Part 2</w:t>
      </w:r>
      <w:r w:rsidR="00252BE1">
        <w:rPr>
          <w:rStyle w:val="Strong"/>
          <w:rFonts w:ascii="Arial Narrow" w:hAnsi="Arial Narrow"/>
          <w:b w:val="0"/>
        </w:rPr>
        <w:t xml:space="preserve">, Section 5, </w:t>
      </w:r>
      <w:r w:rsidR="001267F3">
        <w:rPr>
          <w:rStyle w:val="Strong"/>
          <w:rFonts w:ascii="Arial Narrow" w:hAnsi="Arial Narrow"/>
          <w:b w:val="0"/>
        </w:rPr>
        <w:t xml:space="preserve">of </w:t>
      </w:r>
      <w:r w:rsidRPr="00B82046">
        <w:rPr>
          <w:rStyle w:val="Strong"/>
          <w:rFonts w:ascii="Arial Narrow" w:hAnsi="Arial Narrow"/>
          <w:b w:val="0"/>
        </w:rPr>
        <w:t>this IFB, which is titled</w:t>
      </w:r>
      <w:r w:rsidR="00A067E2">
        <w:rPr>
          <w:rStyle w:val="Strong"/>
          <w:rFonts w:ascii="Arial Narrow" w:hAnsi="Arial Narrow"/>
          <w:b w:val="0"/>
        </w:rPr>
        <w:t xml:space="preserve"> Supplier Submittal Requirements</w:t>
      </w:r>
      <w:r w:rsidR="00252BE1">
        <w:rPr>
          <w:rStyle w:val="Strong"/>
          <w:rFonts w:ascii="Arial Narrow" w:hAnsi="Arial Narrow"/>
          <w:b w:val="0"/>
        </w:rPr>
        <w:t xml:space="preserve">.  </w:t>
      </w:r>
      <w:r w:rsidR="00AF4B93">
        <w:rPr>
          <w:rStyle w:val="Strong"/>
          <w:rFonts w:ascii="Arial Narrow" w:hAnsi="Arial Narrow"/>
          <w:b w:val="0"/>
        </w:rPr>
        <w:t xml:space="preserve">If not provided, </w:t>
      </w:r>
      <w:r w:rsidR="003D7743">
        <w:rPr>
          <w:rStyle w:val="Strong"/>
          <w:rFonts w:ascii="Arial Narrow" w:hAnsi="Arial Narrow"/>
          <w:b w:val="0"/>
        </w:rPr>
        <w:t>Bidder</w:t>
      </w:r>
      <w:r w:rsidR="00252BE1">
        <w:rPr>
          <w:rStyle w:val="Strong"/>
          <w:rFonts w:ascii="Arial Narrow" w:hAnsi="Arial Narrow"/>
          <w:b w:val="0"/>
        </w:rPr>
        <w:t xml:space="preserve"> </w:t>
      </w:r>
      <w:r w:rsidR="00252BE1" w:rsidRPr="00414060">
        <w:rPr>
          <w:rStyle w:val="Strong"/>
          <w:rFonts w:ascii="Arial Narrow" w:hAnsi="Arial Narrow"/>
          <w:b w:val="0"/>
        </w:rPr>
        <w:t>will be</w:t>
      </w:r>
      <w:r w:rsidR="00252BE1">
        <w:rPr>
          <w:rStyle w:val="Strong"/>
          <w:rFonts w:ascii="Arial Narrow" w:hAnsi="Arial Narrow"/>
          <w:b w:val="0"/>
        </w:rPr>
        <w:t xml:space="preserve"> required to download the forms.</w:t>
      </w:r>
      <w:r w:rsidR="00252BE1" w:rsidRPr="00414060">
        <w:rPr>
          <w:rStyle w:val="Strong"/>
          <w:rFonts w:ascii="Arial Narrow" w:hAnsi="Arial Narrow"/>
          <w:b w:val="0"/>
        </w:rPr>
        <w:t xml:space="preserve"> Complete the forms, including signature, and then upload the forms. </w:t>
      </w:r>
      <w:r w:rsidR="00252BE1" w:rsidRPr="00D170EB">
        <w:rPr>
          <w:rStyle w:val="Strong"/>
          <w:rFonts w:ascii="Arial Narrow" w:hAnsi="Arial Narrow"/>
          <w:b w:val="0"/>
        </w:rPr>
        <w:t>The</w:t>
      </w:r>
      <w:r w:rsidR="00252BE1">
        <w:rPr>
          <w:rStyle w:val="Strong"/>
          <w:rFonts w:ascii="Arial Narrow" w:hAnsi="Arial Narrow"/>
          <w:b w:val="0"/>
        </w:rPr>
        <w:t>se documents and forms are as follows</w:t>
      </w:r>
      <w:r w:rsidR="00252BE1" w:rsidRPr="00D170EB">
        <w:rPr>
          <w:rStyle w:val="Strong"/>
          <w:rFonts w:ascii="Arial Narrow" w:hAnsi="Arial Narrow"/>
          <w:b w:val="0"/>
        </w:rPr>
        <w:t>:</w:t>
      </w:r>
    </w:p>
    <w:p w14:paraId="0B62CEAE" w14:textId="77777777" w:rsidR="00B82046" w:rsidRPr="00B82046" w:rsidRDefault="00B82046" w:rsidP="00A44489">
      <w:pPr>
        <w:tabs>
          <w:tab w:val="left" w:pos="720"/>
        </w:tabs>
        <w:autoSpaceDE w:val="0"/>
        <w:autoSpaceDN w:val="0"/>
        <w:adjustRightInd w:val="0"/>
        <w:spacing w:after="0" w:line="240" w:lineRule="auto"/>
        <w:ind w:left="720"/>
        <w:jc w:val="both"/>
        <w:rPr>
          <w:rStyle w:val="Strong"/>
          <w:rFonts w:ascii="Arial Narrow" w:hAnsi="Arial Narrow"/>
        </w:rPr>
      </w:pPr>
    </w:p>
    <w:p w14:paraId="0B62CEAF" w14:textId="77777777" w:rsidR="00644EF0" w:rsidRPr="0064318E" w:rsidRDefault="00644EF0" w:rsidP="00A44489">
      <w:pPr>
        <w:pStyle w:val="ListParagraph"/>
        <w:numPr>
          <w:ilvl w:val="0"/>
          <w:numId w:val="40"/>
        </w:numPr>
        <w:tabs>
          <w:tab w:val="left" w:pos="1350"/>
          <w:tab w:val="left" w:pos="1530"/>
        </w:tabs>
        <w:autoSpaceDE w:val="0"/>
        <w:autoSpaceDN w:val="0"/>
        <w:adjustRightInd w:val="0"/>
        <w:spacing w:after="0" w:line="240" w:lineRule="auto"/>
        <w:ind w:left="1350" w:hanging="270"/>
        <w:jc w:val="both"/>
        <w:rPr>
          <w:rStyle w:val="Strong"/>
          <w:rFonts w:ascii="Arial Narrow" w:hAnsi="Arial Narrow"/>
        </w:rPr>
      </w:pPr>
      <w:r>
        <w:rPr>
          <w:rStyle w:val="Strong"/>
          <w:rFonts w:ascii="Arial Narrow" w:hAnsi="Arial Narrow"/>
          <w:b w:val="0"/>
        </w:rPr>
        <w:t xml:space="preserve">Documents demonstrating minimum qualifications – </w:t>
      </w:r>
      <w:r w:rsidRPr="00414060">
        <w:rPr>
          <w:rStyle w:val="Strong"/>
          <w:rFonts w:ascii="Arial Narrow" w:hAnsi="Arial Narrow"/>
          <w:b w:val="0"/>
        </w:rPr>
        <w:t xml:space="preserve">It is expected that a </w:t>
      </w:r>
      <w:r w:rsidR="003D7743">
        <w:rPr>
          <w:rStyle w:val="Strong"/>
          <w:rFonts w:ascii="Arial Narrow" w:hAnsi="Arial Narrow"/>
          <w:b w:val="0"/>
        </w:rPr>
        <w:t>Bidder</w:t>
      </w:r>
      <w:r w:rsidRPr="00414060">
        <w:rPr>
          <w:rStyle w:val="Strong"/>
          <w:rFonts w:ascii="Arial Narrow" w:hAnsi="Arial Narrow"/>
          <w:b w:val="0"/>
        </w:rPr>
        <w:t xml:space="preserve"> will </w:t>
      </w:r>
      <w:r w:rsidR="007568D8">
        <w:rPr>
          <w:rStyle w:val="Strong"/>
          <w:rFonts w:ascii="Arial Narrow" w:hAnsi="Arial Narrow"/>
          <w:b w:val="0"/>
        </w:rPr>
        <w:t xml:space="preserve">include </w:t>
      </w:r>
      <w:r w:rsidRPr="00414060">
        <w:rPr>
          <w:rStyle w:val="Strong"/>
          <w:rFonts w:ascii="Arial Narrow" w:hAnsi="Arial Narrow"/>
          <w:b w:val="0"/>
        </w:rPr>
        <w:t>complete</w:t>
      </w:r>
      <w:r>
        <w:rPr>
          <w:rStyle w:val="Strong"/>
          <w:rFonts w:ascii="Arial Narrow" w:hAnsi="Arial Narrow"/>
          <w:b w:val="0"/>
        </w:rPr>
        <w:t>d forms to demonstrate minimum qualification requirements are met, which include:</w:t>
      </w:r>
    </w:p>
    <w:p w14:paraId="0B62CEB0" w14:textId="77777777" w:rsidR="00644EF0" w:rsidRPr="00414060" w:rsidRDefault="00644EF0" w:rsidP="00A44489">
      <w:pPr>
        <w:pStyle w:val="ListParagraph"/>
        <w:tabs>
          <w:tab w:val="left" w:pos="1350"/>
        </w:tabs>
        <w:autoSpaceDE w:val="0"/>
        <w:autoSpaceDN w:val="0"/>
        <w:adjustRightInd w:val="0"/>
        <w:spacing w:after="0" w:line="240" w:lineRule="auto"/>
        <w:jc w:val="both"/>
        <w:rPr>
          <w:rStyle w:val="Strong"/>
          <w:rFonts w:ascii="Arial Narrow" w:hAnsi="Arial Narrow"/>
        </w:rPr>
      </w:pPr>
    </w:p>
    <w:p w14:paraId="0B62CEB1" w14:textId="77777777" w:rsidR="00644EF0" w:rsidRPr="00414060" w:rsidRDefault="00644EF0" w:rsidP="008C0220">
      <w:pPr>
        <w:pStyle w:val="ListParagraph"/>
        <w:numPr>
          <w:ilvl w:val="0"/>
          <w:numId w:val="41"/>
        </w:numPr>
        <w:tabs>
          <w:tab w:val="left" w:pos="1350"/>
        </w:tabs>
        <w:autoSpaceDE w:val="0"/>
        <w:autoSpaceDN w:val="0"/>
        <w:adjustRightInd w:val="0"/>
        <w:spacing w:after="0" w:line="240" w:lineRule="auto"/>
        <w:rPr>
          <w:rStyle w:val="Strong"/>
          <w:rFonts w:ascii="Arial Narrow" w:hAnsi="Arial Narrow"/>
        </w:rPr>
      </w:pPr>
      <w:r>
        <w:rPr>
          <w:rStyle w:val="Strong"/>
          <w:rFonts w:ascii="Arial Narrow" w:hAnsi="Arial Narrow"/>
          <w:b w:val="0"/>
        </w:rPr>
        <w:t>References</w:t>
      </w:r>
    </w:p>
    <w:p w14:paraId="0B62CEB2" w14:textId="77777777" w:rsidR="00644EF0" w:rsidRPr="00984B67" w:rsidRDefault="00644EF0" w:rsidP="008C0220">
      <w:pPr>
        <w:pStyle w:val="ListParagraph"/>
        <w:numPr>
          <w:ilvl w:val="0"/>
          <w:numId w:val="41"/>
        </w:numPr>
        <w:tabs>
          <w:tab w:val="left" w:pos="1350"/>
        </w:tabs>
        <w:autoSpaceDE w:val="0"/>
        <w:autoSpaceDN w:val="0"/>
        <w:adjustRightInd w:val="0"/>
        <w:spacing w:after="0" w:line="240" w:lineRule="auto"/>
        <w:rPr>
          <w:rStyle w:val="Strong"/>
          <w:rFonts w:ascii="Arial Narrow" w:hAnsi="Arial Narrow"/>
        </w:rPr>
      </w:pPr>
      <w:r>
        <w:rPr>
          <w:rStyle w:val="Strong"/>
          <w:rFonts w:ascii="Arial Narrow" w:hAnsi="Arial Narrow"/>
          <w:b w:val="0"/>
        </w:rPr>
        <w:t>Business Information Questionnaire</w:t>
      </w:r>
      <w:r w:rsidR="00E16787">
        <w:rPr>
          <w:rStyle w:val="Strong"/>
          <w:rFonts w:ascii="Arial Narrow" w:hAnsi="Arial Narrow"/>
          <w:b w:val="0"/>
        </w:rPr>
        <w:t xml:space="preserve"> (included in the Ethics in Contracting Form)</w:t>
      </w:r>
    </w:p>
    <w:p w14:paraId="0B62CEB5" w14:textId="587EA3C1" w:rsidR="00644EF0" w:rsidRPr="00414060" w:rsidRDefault="00644EF0" w:rsidP="009347BA">
      <w:pPr>
        <w:pStyle w:val="ListParagraph"/>
        <w:numPr>
          <w:ilvl w:val="0"/>
          <w:numId w:val="41"/>
        </w:numPr>
        <w:tabs>
          <w:tab w:val="left" w:pos="1350"/>
        </w:tabs>
        <w:autoSpaceDE w:val="0"/>
        <w:autoSpaceDN w:val="0"/>
        <w:adjustRightInd w:val="0"/>
        <w:spacing w:after="0" w:line="240" w:lineRule="auto"/>
        <w:rPr>
          <w:rStyle w:val="Strong"/>
          <w:rFonts w:ascii="Arial Narrow" w:hAnsi="Arial Narrow"/>
        </w:rPr>
      </w:pPr>
      <w:r>
        <w:rPr>
          <w:rStyle w:val="Strong"/>
          <w:rFonts w:ascii="Arial Narrow" w:hAnsi="Arial Narrow"/>
          <w:b w:val="0"/>
        </w:rPr>
        <w:t xml:space="preserve">Resumes for key personnel </w:t>
      </w:r>
    </w:p>
    <w:p w14:paraId="0B62CEB6" w14:textId="77777777" w:rsidR="00644EF0" w:rsidRPr="00B01286" w:rsidRDefault="00644EF0" w:rsidP="00A44489">
      <w:pPr>
        <w:pStyle w:val="ListParagraph"/>
        <w:numPr>
          <w:ilvl w:val="0"/>
          <w:numId w:val="6"/>
        </w:numPr>
        <w:tabs>
          <w:tab w:val="left" w:pos="720"/>
        </w:tabs>
        <w:autoSpaceDE w:val="0"/>
        <w:autoSpaceDN w:val="0"/>
        <w:adjustRightInd w:val="0"/>
        <w:spacing w:after="0" w:line="240" w:lineRule="auto"/>
        <w:jc w:val="both"/>
        <w:rPr>
          <w:rStyle w:val="Strong"/>
          <w:rFonts w:ascii="Arial Narrow" w:hAnsi="Arial Narrow"/>
        </w:rPr>
      </w:pPr>
      <w:r>
        <w:rPr>
          <w:rStyle w:val="Strong"/>
          <w:rFonts w:ascii="Arial Narrow" w:hAnsi="Arial Narrow"/>
          <w:b w:val="0"/>
        </w:rPr>
        <w:lastRenderedPageBreak/>
        <w:t xml:space="preserve">Signed </w:t>
      </w:r>
      <w:r w:rsidR="00926D2F">
        <w:rPr>
          <w:rStyle w:val="Strong"/>
          <w:rFonts w:ascii="Arial Narrow" w:hAnsi="Arial Narrow"/>
          <w:b w:val="0"/>
        </w:rPr>
        <w:t>Bid</w:t>
      </w:r>
      <w:r>
        <w:rPr>
          <w:rStyle w:val="Strong"/>
          <w:rFonts w:ascii="Arial Narrow" w:hAnsi="Arial Narrow"/>
          <w:b w:val="0"/>
        </w:rPr>
        <w:t xml:space="preserve"> Form – The </w:t>
      </w:r>
      <w:r w:rsidR="003D7743">
        <w:rPr>
          <w:rStyle w:val="Strong"/>
          <w:rFonts w:ascii="Arial Narrow" w:hAnsi="Arial Narrow"/>
          <w:b w:val="0"/>
        </w:rPr>
        <w:t>Bidder</w:t>
      </w:r>
      <w:r>
        <w:rPr>
          <w:rStyle w:val="Strong"/>
          <w:rFonts w:ascii="Arial Narrow" w:hAnsi="Arial Narrow"/>
          <w:b w:val="0"/>
        </w:rPr>
        <w:t xml:space="preserve"> </w:t>
      </w:r>
      <w:r w:rsidRPr="009E71C2">
        <w:rPr>
          <w:rStyle w:val="Strong"/>
          <w:rFonts w:ascii="Arial Narrow" w:hAnsi="Arial Narrow"/>
          <w:u w:val="single"/>
        </w:rPr>
        <w:t>must</w:t>
      </w:r>
      <w:r>
        <w:rPr>
          <w:rStyle w:val="Strong"/>
          <w:rFonts w:ascii="Arial Narrow" w:hAnsi="Arial Narrow"/>
          <w:b w:val="0"/>
        </w:rPr>
        <w:t xml:space="preserve"> sign the Bid Form.</w:t>
      </w:r>
      <w:r w:rsidR="00B01286">
        <w:rPr>
          <w:rStyle w:val="Strong"/>
          <w:rFonts w:ascii="Arial Narrow" w:hAnsi="Arial Narrow"/>
          <w:b w:val="0"/>
        </w:rPr>
        <w:t xml:space="preserve"> Each signature represents binding commitment upon the </w:t>
      </w:r>
      <w:r w:rsidR="003D7743">
        <w:rPr>
          <w:rStyle w:val="Strong"/>
          <w:rFonts w:ascii="Arial Narrow" w:hAnsi="Arial Narrow"/>
          <w:b w:val="0"/>
        </w:rPr>
        <w:t>Bidder</w:t>
      </w:r>
      <w:r w:rsidR="00B01286">
        <w:rPr>
          <w:rStyle w:val="Strong"/>
          <w:rFonts w:ascii="Arial Narrow" w:hAnsi="Arial Narrow"/>
          <w:b w:val="0"/>
        </w:rPr>
        <w:t xml:space="preserve"> to provide the goods and/or services offered to the County if the </w:t>
      </w:r>
      <w:r w:rsidR="003D7743">
        <w:rPr>
          <w:rStyle w:val="Strong"/>
          <w:rFonts w:ascii="Arial Narrow" w:hAnsi="Arial Narrow"/>
          <w:b w:val="0"/>
        </w:rPr>
        <w:t>Bidder</w:t>
      </w:r>
      <w:r w:rsidR="00B01286">
        <w:rPr>
          <w:rStyle w:val="Strong"/>
          <w:rFonts w:ascii="Arial Narrow" w:hAnsi="Arial Narrow"/>
          <w:b w:val="0"/>
        </w:rPr>
        <w:t xml:space="preserve"> is determined to be the most responsive and responsible </w:t>
      </w:r>
      <w:r w:rsidR="003D7743">
        <w:rPr>
          <w:rStyle w:val="Strong"/>
          <w:rFonts w:ascii="Arial Narrow" w:hAnsi="Arial Narrow"/>
          <w:b w:val="0"/>
        </w:rPr>
        <w:t>Bidder</w:t>
      </w:r>
      <w:r w:rsidR="00B01286">
        <w:rPr>
          <w:rStyle w:val="Strong"/>
          <w:rFonts w:ascii="Arial Narrow" w:hAnsi="Arial Narrow"/>
          <w:b w:val="0"/>
        </w:rPr>
        <w:t>.</w:t>
      </w:r>
    </w:p>
    <w:p w14:paraId="0B62CEB7" w14:textId="77777777" w:rsidR="00644EF0" w:rsidRDefault="00644EF0" w:rsidP="00A44489">
      <w:pPr>
        <w:pStyle w:val="ListParagraph"/>
        <w:tabs>
          <w:tab w:val="left" w:pos="1350"/>
        </w:tabs>
        <w:autoSpaceDE w:val="0"/>
        <w:autoSpaceDN w:val="0"/>
        <w:adjustRightInd w:val="0"/>
        <w:spacing w:after="0" w:line="240" w:lineRule="auto"/>
        <w:ind w:left="1350" w:hanging="270"/>
        <w:jc w:val="both"/>
        <w:rPr>
          <w:rStyle w:val="Strong"/>
          <w:rFonts w:ascii="Arial Narrow" w:hAnsi="Arial Narrow"/>
        </w:rPr>
      </w:pPr>
    </w:p>
    <w:p w14:paraId="0B62CEB8" w14:textId="77777777" w:rsidR="00644EF0" w:rsidRPr="000F54D8" w:rsidRDefault="00644EF0" w:rsidP="00A44489">
      <w:pPr>
        <w:pStyle w:val="ListParagraph"/>
        <w:numPr>
          <w:ilvl w:val="0"/>
          <w:numId w:val="40"/>
        </w:numPr>
        <w:tabs>
          <w:tab w:val="left" w:pos="1350"/>
        </w:tabs>
        <w:autoSpaceDE w:val="0"/>
        <w:autoSpaceDN w:val="0"/>
        <w:adjustRightInd w:val="0"/>
        <w:spacing w:after="0" w:line="240" w:lineRule="auto"/>
        <w:ind w:left="1350" w:hanging="270"/>
        <w:jc w:val="both"/>
        <w:rPr>
          <w:rStyle w:val="Strong"/>
          <w:rFonts w:ascii="Arial Narrow" w:hAnsi="Arial Narrow"/>
        </w:rPr>
      </w:pPr>
      <w:r w:rsidRPr="00D170EB">
        <w:rPr>
          <w:rStyle w:val="Strong"/>
          <w:rFonts w:ascii="Arial Narrow" w:hAnsi="Arial Narrow"/>
          <w:b w:val="0"/>
        </w:rPr>
        <w:t xml:space="preserve">Pricing </w:t>
      </w:r>
      <w:r>
        <w:rPr>
          <w:rStyle w:val="Strong"/>
          <w:rFonts w:ascii="Arial Narrow" w:hAnsi="Arial Narrow"/>
          <w:b w:val="0"/>
        </w:rPr>
        <w:t>Sheet</w:t>
      </w:r>
      <w:r w:rsidRPr="00D170EB">
        <w:rPr>
          <w:rStyle w:val="Strong"/>
          <w:rFonts w:ascii="Arial Narrow" w:hAnsi="Arial Narrow"/>
          <w:b w:val="0"/>
        </w:rPr>
        <w:t xml:space="preserve"> – The </w:t>
      </w:r>
      <w:r w:rsidR="003D7743">
        <w:rPr>
          <w:rStyle w:val="Strong"/>
          <w:rFonts w:ascii="Arial Narrow" w:hAnsi="Arial Narrow"/>
          <w:b w:val="0"/>
        </w:rPr>
        <w:t>Bidder</w:t>
      </w:r>
      <w:r w:rsidRPr="00D170EB">
        <w:rPr>
          <w:rStyle w:val="Strong"/>
          <w:rFonts w:ascii="Arial Narrow" w:hAnsi="Arial Narrow"/>
          <w:b w:val="0"/>
        </w:rPr>
        <w:t xml:space="preserve"> </w:t>
      </w:r>
      <w:r w:rsidRPr="00DF6580">
        <w:rPr>
          <w:rStyle w:val="Strong"/>
          <w:rFonts w:ascii="Arial Narrow" w:hAnsi="Arial Narrow"/>
          <w:b w:val="0"/>
          <w:bCs w:val="0"/>
        </w:rPr>
        <w:t>must</w:t>
      </w:r>
      <w:r w:rsidRPr="00DF6580">
        <w:rPr>
          <w:rStyle w:val="Strong"/>
          <w:rFonts w:ascii="Arial Narrow" w:hAnsi="Arial Narrow"/>
          <w:b w:val="0"/>
        </w:rPr>
        <w:t xml:space="preserve"> </w:t>
      </w:r>
      <w:r>
        <w:rPr>
          <w:rStyle w:val="Strong"/>
          <w:rFonts w:ascii="Arial Narrow" w:hAnsi="Arial Narrow"/>
          <w:b w:val="0"/>
        </w:rPr>
        <w:t>use</w:t>
      </w:r>
      <w:r w:rsidRPr="00D170EB">
        <w:rPr>
          <w:rStyle w:val="Strong"/>
          <w:rFonts w:ascii="Arial Narrow" w:hAnsi="Arial Narrow"/>
          <w:b w:val="0"/>
        </w:rPr>
        <w:t xml:space="preserve"> the </w:t>
      </w:r>
      <w:r>
        <w:rPr>
          <w:rStyle w:val="Strong"/>
          <w:rFonts w:ascii="Arial Narrow" w:hAnsi="Arial Narrow"/>
          <w:b w:val="0"/>
        </w:rPr>
        <w:t>Pricing Sheet that accompanies this IFB. Any other pricing format submittal may result in disqualification.</w:t>
      </w:r>
      <w:r w:rsidR="00DF6580">
        <w:rPr>
          <w:rStyle w:val="Strong"/>
          <w:rFonts w:ascii="Arial Narrow" w:hAnsi="Arial Narrow"/>
          <w:b w:val="0"/>
        </w:rPr>
        <w:t xml:space="preserve"> The Bidder </w:t>
      </w:r>
      <w:r w:rsidR="00DF6580" w:rsidRPr="00DF6580">
        <w:rPr>
          <w:rStyle w:val="Strong"/>
          <w:rFonts w:ascii="Arial Narrow" w:hAnsi="Arial Narrow"/>
          <w:bCs w:val="0"/>
          <w:u w:val="single"/>
        </w:rPr>
        <w:t>must</w:t>
      </w:r>
      <w:r w:rsidR="00DF6580">
        <w:rPr>
          <w:rStyle w:val="Strong"/>
          <w:rFonts w:ascii="Arial Narrow" w:hAnsi="Arial Narrow"/>
          <w:b w:val="0"/>
        </w:rPr>
        <w:t xml:space="preserve"> submit the Price Sheet with the bid.</w:t>
      </w:r>
    </w:p>
    <w:p w14:paraId="0B62CEB9" w14:textId="77777777" w:rsidR="00644EF0" w:rsidRPr="000F54D8" w:rsidRDefault="00644EF0" w:rsidP="00A44489">
      <w:pPr>
        <w:pStyle w:val="ListParagraph"/>
        <w:tabs>
          <w:tab w:val="left" w:pos="1350"/>
        </w:tabs>
        <w:ind w:left="1350" w:hanging="270"/>
        <w:jc w:val="both"/>
        <w:rPr>
          <w:rStyle w:val="Strong"/>
          <w:rFonts w:ascii="Arial Narrow" w:hAnsi="Arial Narrow"/>
        </w:rPr>
      </w:pPr>
    </w:p>
    <w:p w14:paraId="0B62CEBA" w14:textId="58724D7D" w:rsidR="00644EF0" w:rsidRPr="00B77BAA" w:rsidRDefault="00644EF0" w:rsidP="00A44489">
      <w:pPr>
        <w:pStyle w:val="ListParagraph"/>
        <w:numPr>
          <w:ilvl w:val="0"/>
          <w:numId w:val="40"/>
        </w:numPr>
        <w:tabs>
          <w:tab w:val="left" w:pos="1350"/>
        </w:tabs>
        <w:ind w:left="1350" w:hanging="270"/>
        <w:jc w:val="both"/>
        <w:rPr>
          <w:rFonts w:ascii="Arial Narrow" w:hAnsi="Arial Narrow" w:cs="Arial"/>
        </w:rPr>
      </w:pPr>
      <w:r>
        <w:rPr>
          <w:rStyle w:val="Strong"/>
          <w:rFonts w:ascii="Arial Narrow" w:hAnsi="Arial Narrow"/>
          <w:b w:val="0"/>
        </w:rPr>
        <w:t>Bid</w:t>
      </w:r>
      <w:r w:rsidRPr="000F54D8">
        <w:rPr>
          <w:rStyle w:val="Strong"/>
          <w:rFonts w:ascii="Arial Narrow" w:hAnsi="Arial Narrow"/>
          <w:b w:val="0"/>
        </w:rPr>
        <w:t xml:space="preserve"> Guarantee – </w:t>
      </w:r>
      <w:r w:rsidR="009347BA">
        <w:rPr>
          <w:rStyle w:val="Strong"/>
          <w:rFonts w:ascii="Arial Narrow" w:hAnsi="Arial Narrow"/>
          <w:b w:val="0"/>
        </w:rPr>
        <w:t xml:space="preserve">NOT APPLICABLE </w:t>
      </w:r>
    </w:p>
    <w:p w14:paraId="0B62CEBB" w14:textId="77777777" w:rsidR="00644EF0" w:rsidRPr="00B77BAA" w:rsidRDefault="00644EF0" w:rsidP="00A44489">
      <w:pPr>
        <w:pStyle w:val="ListParagraph"/>
        <w:tabs>
          <w:tab w:val="left" w:pos="1350"/>
        </w:tabs>
        <w:ind w:left="1350" w:hanging="270"/>
        <w:jc w:val="both"/>
        <w:rPr>
          <w:rStyle w:val="Strong"/>
          <w:rFonts w:ascii="Arial Narrow" w:hAnsi="Arial Narrow" w:cs="Arial"/>
          <w:b w:val="0"/>
          <w:bCs w:val="0"/>
        </w:rPr>
      </w:pPr>
    </w:p>
    <w:p w14:paraId="0B62CEBC" w14:textId="77777777" w:rsidR="00644EF0" w:rsidRPr="00597442" w:rsidRDefault="00644EF0" w:rsidP="00A44489">
      <w:pPr>
        <w:pStyle w:val="ListParagraph"/>
        <w:numPr>
          <w:ilvl w:val="0"/>
          <w:numId w:val="40"/>
        </w:numPr>
        <w:tabs>
          <w:tab w:val="left" w:pos="1350"/>
        </w:tabs>
        <w:autoSpaceDE w:val="0"/>
        <w:autoSpaceDN w:val="0"/>
        <w:adjustRightInd w:val="0"/>
        <w:spacing w:after="0" w:line="240" w:lineRule="auto"/>
        <w:ind w:left="1350" w:hanging="270"/>
        <w:jc w:val="both"/>
        <w:rPr>
          <w:rStyle w:val="Strong"/>
          <w:rFonts w:ascii="Arial Narrow" w:hAnsi="Arial Narrow"/>
        </w:rPr>
      </w:pPr>
      <w:r>
        <w:rPr>
          <w:rStyle w:val="Strong"/>
          <w:rFonts w:ascii="Arial Narrow" w:hAnsi="Arial Narrow"/>
          <w:b w:val="0"/>
        </w:rPr>
        <w:t>Response</w:t>
      </w:r>
      <w:r w:rsidRPr="00D170EB">
        <w:rPr>
          <w:rStyle w:val="Strong"/>
          <w:rFonts w:ascii="Arial Narrow" w:hAnsi="Arial Narrow"/>
          <w:b w:val="0"/>
        </w:rPr>
        <w:t xml:space="preserve"> to </w:t>
      </w:r>
      <w:r>
        <w:rPr>
          <w:rStyle w:val="Strong"/>
          <w:rFonts w:ascii="Arial Narrow" w:hAnsi="Arial Narrow"/>
          <w:b w:val="0"/>
        </w:rPr>
        <w:t>Bid Requirements Form</w:t>
      </w:r>
      <w:r w:rsidRPr="00D170EB">
        <w:rPr>
          <w:rStyle w:val="Strong"/>
          <w:rFonts w:ascii="Arial Narrow" w:hAnsi="Arial Narrow"/>
          <w:b w:val="0"/>
        </w:rPr>
        <w:t xml:space="preserve"> - The </w:t>
      </w:r>
      <w:r w:rsidR="003D7743">
        <w:rPr>
          <w:rStyle w:val="Strong"/>
          <w:rFonts w:ascii="Arial Narrow" w:hAnsi="Arial Narrow"/>
          <w:b w:val="0"/>
        </w:rPr>
        <w:t>Bidder</w:t>
      </w:r>
      <w:r>
        <w:rPr>
          <w:rStyle w:val="Strong"/>
          <w:rFonts w:ascii="Arial Narrow" w:hAnsi="Arial Narrow"/>
          <w:b w:val="0"/>
        </w:rPr>
        <w:t xml:space="preserve"> shall</w:t>
      </w:r>
      <w:r w:rsidRPr="00D170EB">
        <w:rPr>
          <w:rStyle w:val="Strong"/>
          <w:rFonts w:ascii="Arial Narrow" w:hAnsi="Arial Narrow"/>
          <w:b w:val="0"/>
        </w:rPr>
        <w:t xml:space="preserve"> include </w:t>
      </w:r>
      <w:r>
        <w:rPr>
          <w:rStyle w:val="Strong"/>
          <w:rFonts w:ascii="Arial Narrow" w:hAnsi="Arial Narrow"/>
          <w:b w:val="0"/>
        </w:rPr>
        <w:t xml:space="preserve">a </w:t>
      </w:r>
      <w:r w:rsidRPr="00D170EB">
        <w:rPr>
          <w:rStyle w:val="Strong"/>
          <w:rFonts w:ascii="Arial Narrow" w:hAnsi="Arial Narrow"/>
          <w:b w:val="0"/>
        </w:rPr>
        <w:t>detailed response</w:t>
      </w:r>
      <w:r>
        <w:rPr>
          <w:rStyle w:val="Strong"/>
          <w:rFonts w:ascii="Arial Narrow" w:hAnsi="Arial Narrow"/>
          <w:b w:val="0"/>
        </w:rPr>
        <w:t xml:space="preserve"> to </w:t>
      </w:r>
      <w:r w:rsidRPr="00D170EB">
        <w:rPr>
          <w:rStyle w:val="Strong"/>
          <w:rFonts w:ascii="Arial Narrow" w:hAnsi="Arial Narrow"/>
          <w:b w:val="0"/>
        </w:rPr>
        <w:t xml:space="preserve">the outlined requirements.  </w:t>
      </w:r>
    </w:p>
    <w:p w14:paraId="0B62CEBD" w14:textId="77777777" w:rsidR="00644EF0" w:rsidRPr="00597442" w:rsidRDefault="00644EF0" w:rsidP="00A44489">
      <w:pPr>
        <w:tabs>
          <w:tab w:val="left" w:pos="1350"/>
        </w:tabs>
        <w:autoSpaceDE w:val="0"/>
        <w:autoSpaceDN w:val="0"/>
        <w:adjustRightInd w:val="0"/>
        <w:spacing w:after="0" w:line="240" w:lineRule="auto"/>
        <w:ind w:left="1350" w:hanging="270"/>
        <w:jc w:val="both"/>
        <w:rPr>
          <w:rStyle w:val="Strong"/>
          <w:rFonts w:ascii="Arial Narrow" w:hAnsi="Arial Narrow"/>
        </w:rPr>
      </w:pPr>
    </w:p>
    <w:p w14:paraId="39BD2910" w14:textId="674B8A3F" w:rsidR="00700BBC" w:rsidRPr="00AF2CB0" w:rsidRDefault="00700BBC" w:rsidP="00700BBC">
      <w:pPr>
        <w:pStyle w:val="ListParagraph"/>
        <w:numPr>
          <w:ilvl w:val="0"/>
          <w:numId w:val="6"/>
        </w:numPr>
        <w:tabs>
          <w:tab w:val="left" w:pos="720"/>
        </w:tabs>
        <w:autoSpaceDE w:val="0"/>
        <w:autoSpaceDN w:val="0"/>
        <w:adjustRightInd w:val="0"/>
        <w:spacing w:after="0" w:line="240" w:lineRule="auto"/>
        <w:jc w:val="both"/>
        <w:rPr>
          <w:rStyle w:val="Strong"/>
          <w:rFonts w:ascii="Arial Narrow" w:hAnsi="Arial Narrow"/>
          <w:b w:val="0"/>
        </w:rPr>
      </w:pPr>
      <w:r>
        <w:rPr>
          <w:rStyle w:val="Strong"/>
          <w:rFonts w:ascii="Arial Narrow" w:hAnsi="Arial Narrow"/>
          <w:b w:val="0"/>
        </w:rPr>
        <w:t xml:space="preserve">Form of Agreement/Contract/Terms and Conditions– Proposer will review the Form of Agreement.  Any exceptions to the form of agreement </w:t>
      </w:r>
      <w:r w:rsidRPr="005445CA">
        <w:rPr>
          <w:rStyle w:val="Strong"/>
          <w:rFonts w:ascii="Arial Narrow" w:hAnsi="Arial Narrow"/>
          <w:bCs w:val="0"/>
          <w:u w:val="single"/>
        </w:rPr>
        <w:t>must</w:t>
      </w:r>
      <w:r>
        <w:rPr>
          <w:rStyle w:val="Strong"/>
          <w:rFonts w:ascii="Arial Narrow" w:hAnsi="Arial Narrow"/>
          <w:b w:val="0"/>
        </w:rPr>
        <w:t xml:space="preserve"> be identified in the proposal; otherwise, it will be determined that the form of agreement is acceptable to the Proposer. </w:t>
      </w:r>
      <w:r w:rsidRPr="00932FA8">
        <w:rPr>
          <w:rFonts w:ascii="Arial Narrow" w:hAnsi="Arial Narrow"/>
          <w:bCs/>
        </w:rPr>
        <w:t>Each exception must be clearly defined and referenced to the proper paragraph in this RFP or its Form of Agreement</w:t>
      </w:r>
      <w:r>
        <w:rPr>
          <w:rFonts w:ascii="Arial Narrow" w:hAnsi="Arial Narrow"/>
          <w:bCs/>
        </w:rPr>
        <w:t>/Contract/Terms and Conditions</w:t>
      </w:r>
      <w:r w:rsidRPr="00932FA8">
        <w:rPr>
          <w:rFonts w:ascii="Arial Narrow" w:hAnsi="Arial Narrow"/>
          <w:bCs/>
        </w:rPr>
        <w:t>. The exception shall include, at a minimum, the proposed substitute language and opinion as to why the suggested substitution will provide equivalent or better service and performance. If no exceptions are noted in the Proposer’s Proposal, the Proposer will be required to perform under the provisions of the Form of Agreement</w:t>
      </w:r>
      <w:r>
        <w:rPr>
          <w:rFonts w:ascii="Arial Narrow" w:hAnsi="Arial Narrow"/>
          <w:bCs/>
        </w:rPr>
        <w:t>/Contract/Terms and Conditions</w:t>
      </w:r>
      <w:r w:rsidRPr="00932FA8">
        <w:rPr>
          <w:rFonts w:ascii="Arial Narrow" w:hAnsi="Arial Narrow"/>
          <w:bCs/>
        </w:rPr>
        <w:t xml:space="preserve">. </w:t>
      </w:r>
      <w:r>
        <w:rPr>
          <w:rFonts w:ascii="Arial Narrow" w:hAnsi="Arial Narrow"/>
          <w:bCs/>
        </w:rPr>
        <w:t>T</w:t>
      </w:r>
      <w:r w:rsidRPr="00932FA8">
        <w:rPr>
          <w:rFonts w:ascii="Arial Narrow" w:hAnsi="Arial Narrow"/>
          <w:bCs/>
        </w:rPr>
        <w:t>he Proposer may be afforded the opportunity to withdraw such exceptions before a determination of responsiveness is made. The County reserves the right to allow the Proposer to withdraw any or all exceptions. Exceptions MUST be submitted with your Proposal.</w:t>
      </w:r>
    </w:p>
    <w:p w14:paraId="0B62CEBE" w14:textId="02517E42" w:rsidR="00644EF0" w:rsidRPr="00192E3C" w:rsidRDefault="00644EF0" w:rsidP="00A44489">
      <w:pPr>
        <w:pStyle w:val="ListParagraph"/>
        <w:numPr>
          <w:ilvl w:val="0"/>
          <w:numId w:val="40"/>
        </w:numPr>
        <w:tabs>
          <w:tab w:val="left" w:pos="1350"/>
        </w:tabs>
        <w:autoSpaceDE w:val="0"/>
        <w:autoSpaceDN w:val="0"/>
        <w:adjustRightInd w:val="0"/>
        <w:spacing w:after="0" w:line="240" w:lineRule="auto"/>
        <w:ind w:left="1350" w:hanging="270"/>
        <w:jc w:val="both"/>
        <w:rPr>
          <w:rStyle w:val="Strong"/>
          <w:rFonts w:ascii="Arial Narrow" w:hAnsi="Arial Narrow"/>
        </w:rPr>
      </w:pPr>
    </w:p>
    <w:p w14:paraId="0B62CEBF" w14:textId="77777777" w:rsidR="00644EF0" w:rsidRPr="00192E3C" w:rsidRDefault="00644EF0" w:rsidP="00A44489">
      <w:pPr>
        <w:pStyle w:val="ListParagraph"/>
        <w:tabs>
          <w:tab w:val="left" w:pos="1350"/>
        </w:tabs>
        <w:ind w:left="1350" w:hanging="270"/>
        <w:jc w:val="both"/>
        <w:rPr>
          <w:rStyle w:val="Strong"/>
          <w:rFonts w:ascii="Arial Narrow" w:hAnsi="Arial Narrow"/>
        </w:rPr>
      </w:pPr>
    </w:p>
    <w:p w14:paraId="0B62CEC0" w14:textId="77777777" w:rsidR="00644EF0" w:rsidRPr="00192E3C" w:rsidRDefault="00644EF0" w:rsidP="00A44489">
      <w:pPr>
        <w:pStyle w:val="ListParagraph"/>
        <w:numPr>
          <w:ilvl w:val="0"/>
          <w:numId w:val="40"/>
        </w:numPr>
        <w:tabs>
          <w:tab w:val="left" w:pos="1350"/>
        </w:tabs>
        <w:autoSpaceDE w:val="0"/>
        <w:autoSpaceDN w:val="0"/>
        <w:adjustRightInd w:val="0"/>
        <w:spacing w:after="0" w:line="240" w:lineRule="auto"/>
        <w:ind w:left="1350" w:hanging="270"/>
        <w:jc w:val="both"/>
        <w:rPr>
          <w:rStyle w:val="Strong"/>
          <w:rFonts w:ascii="Arial Narrow" w:hAnsi="Arial Narrow"/>
        </w:rPr>
      </w:pPr>
      <w:r>
        <w:rPr>
          <w:rStyle w:val="Strong"/>
          <w:rFonts w:ascii="Arial Narrow" w:hAnsi="Arial Narrow"/>
          <w:b w:val="0"/>
        </w:rPr>
        <w:t>First Tier Subcontractor Designation Form – This form is required to be completed by all prime contractors for contracts greater than $50,000.</w:t>
      </w:r>
    </w:p>
    <w:p w14:paraId="0B62CEC1" w14:textId="77777777" w:rsidR="00644EF0" w:rsidRPr="00192E3C" w:rsidRDefault="00644EF0" w:rsidP="00A44489">
      <w:pPr>
        <w:pStyle w:val="ListParagraph"/>
        <w:tabs>
          <w:tab w:val="left" w:pos="1350"/>
        </w:tabs>
        <w:ind w:left="1350" w:hanging="270"/>
        <w:jc w:val="both"/>
        <w:rPr>
          <w:rStyle w:val="Strong"/>
          <w:rFonts w:ascii="Arial Narrow" w:hAnsi="Arial Narrow"/>
        </w:rPr>
      </w:pPr>
    </w:p>
    <w:p w14:paraId="0B62CEC2" w14:textId="77777777" w:rsidR="00644EF0" w:rsidRPr="00192E3C" w:rsidRDefault="00644EF0" w:rsidP="00A44489">
      <w:pPr>
        <w:pStyle w:val="ListParagraph"/>
        <w:numPr>
          <w:ilvl w:val="0"/>
          <w:numId w:val="40"/>
        </w:numPr>
        <w:tabs>
          <w:tab w:val="left" w:pos="1350"/>
        </w:tabs>
        <w:autoSpaceDE w:val="0"/>
        <w:autoSpaceDN w:val="0"/>
        <w:adjustRightInd w:val="0"/>
        <w:spacing w:after="0" w:line="240" w:lineRule="auto"/>
        <w:ind w:left="1350" w:hanging="270"/>
        <w:jc w:val="both"/>
        <w:rPr>
          <w:rStyle w:val="Strong"/>
          <w:rFonts w:ascii="Arial Narrow" w:hAnsi="Arial Narrow"/>
        </w:rPr>
      </w:pPr>
      <w:r>
        <w:rPr>
          <w:rStyle w:val="Strong"/>
          <w:rFonts w:ascii="Arial Narrow" w:hAnsi="Arial Narrow"/>
          <w:b w:val="0"/>
        </w:rPr>
        <w:t>Ethics in Contracting Vendor Form – This form is required to disclose any relationships between the principal/managing members of the bidding company and Wayne County employees</w:t>
      </w:r>
      <w:r w:rsidR="00A9378D">
        <w:rPr>
          <w:rStyle w:val="Strong"/>
          <w:rFonts w:ascii="Arial Narrow" w:hAnsi="Arial Narrow"/>
          <w:b w:val="0"/>
        </w:rPr>
        <w:t xml:space="preserve"> for all contracts greater than $</w:t>
      </w:r>
      <w:r w:rsidR="00274B51">
        <w:rPr>
          <w:rStyle w:val="Strong"/>
          <w:rFonts w:ascii="Arial Narrow" w:hAnsi="Arial Narrow"/>
          <w:b w:val="0"/>
        </w:rPr>
        <w:t>10,000</w:t>
      </w:r>
      <w:r>
        <w:rPr>
          <w:rStyle w:val="Strong"/>
          <w:rFonts w:ascii="Arial Narrow" w:hAnsi="Arial Narrow"/>
          <w:b w:val="0"/>
        </w:rPr>
        <w:t>.</w:t>
      </w:r>
    </w:p>
    <w:p w14:paraId="0B62CEC3" w14:textId="77777777" w:rsidR="00644EF0" w:rsidRPr="00192E3C" w:rsidRDefault="00644EF0" w:rsidP="00A44489">
      <w:pPr>
        <w:pStyle w:val="ListParagraph"/>
        <w:tabs>
          <w:tab w:val="left" w:pos="1350"/>
        </w:tabs>
        <w:ind w:left="1350" w:hanging="270"/>
        <w:jc w:val="both"/>
        <w:rPr>
          <w:rStyle w:val="Strong"/>
          <w:rFonts w:ascii="Arial Narrow" w:hAnsi="Arial Narrow"/>
        </w:rPr>
      </w:pPr>
    </w:p>
    <w:p w14:paraId="0B62CEC4" w14:textId="77777777" w:rsidR="00644EF0" w:rsidRPr="00192E3C" w:rsidRDefault="00644EF0" w:rsidP="00A44489">
      <w:pPr>
        <w:pStyle w:val="ListParagraph"/>
        <w:numPr>
          <w:ilvl w:val="0"/>
          <w:numId w:val="40"/>
        </w:numPr>
        <w:tabs>
          <w:tab w:val="left" w:pos="1350"/>
        </w:tabs>
        <w:autoSpaceDE w:val="0"/>
        <w:autoSpaceDN w:val="0"/>
        <w:adjustRightInd w:val="0"/>
        <w:spacing w:after="0" w:line="240" w:lineRule="auto"/>
        <w:ind w:left="1350" w:hanging="270"/>
        <w:jc w:val="both"/>
        <w:rPr>
          <w:rStyle w:val="Strong"/>
          <w:rFonts w:ascii="Arial Narrow" w:hAnsi="Arial Narrow"/>
        </w:rPr>
      </w:pPr>
      <w:r>
        <w:rPr>
          <w:rStyle w:val="Strong"/>
          <w:rFonts w:ascii="Arial Narrow" w:hAnsi="Arial Narrow"/>
          <w:b w:val="0"/>
        </w:rPr>
        <w:t xml:space="preserve">W-9 Form – This form is required to verify the </w:t>
      </w:r>
      <w:r w:rsidR="003D7743">
        <w:rPr>
          <w:rStyle w:val="Strong"/>
          <w:rFonts w:ascii="Arial Narrow" w:hAnsi="Arial Narrow"/>
          <w:b w:val="0"/>
        </w:rPr>
        <w:t>Bidder</w:t>
      </w:r>
      <w:r>
        <w:rPr>
          <w:rStyle w:val="Strong"/>
          <w:rFonts w:ascii="Arial Narrow" w:hAnsi="Arial Narrow"/>
          <w:b w:val="0"/>
        </w:rPr>
        <w:t>’s federal tax identification (EIN) number and legal business name.</w:t>
      </w:r>
    </w:p>
    <w:p w14:paraId="0B62CEC5" w14:textId="77777777" w:rsidR="00644EF0" w:rsidRPr="00192E3C" w:rsidRDefault="00644EF0" w:rsidP="00A44489">
      <w:pPr>
        <w:pStyle w:val="ListParagraph"/>
        <w:tabs>
          <w:tab w:val="left" w:pos="1350"/>
        </w:tabs>
        <w:ind w:left="1350" w:hanging="270"/>
        <w:jc w:val="both"/>
        <w:rPr>
          <w:rStyle w:val="Strong"/>
          <w:rFonts w:ascii="Arial Narrow" w:hAnsi="Arial Narrow"/>
        </w:rPr>
      </w:pPr>
    </w:p>
    <w:p w14:paraId="0B62CEC6" w14:textId="77777777" w:rsidR="00644EF0" w:rsidRDefault="00644EF0" w:rsidP="00A44489">
      <w:pPr>
        <w:pStyle w:val="ListParagraph"/>
        <w:numPr>
          <w:ilvl w:val="0"/>
          <w:numId w:val="40"/>
        </w:numPr>
        <w:tabs>
          <w:tab w:val="left" w:pos="1350"/>
        </w:tabs>
        <w:autoSpaceDE w:val="0"/>
        <w:autoSpaceDN w:val="0"/>
        <w:adjustRightInd w:val="0"/>
        <w:spacing w:after="0" w:line="240" w:lineRule="auto"/>
        <w:ind w:left="1350" w:hanging="270"/>
        <w:jc w:val="both"/>
        <w:rPr>
          <w:rStyle w:val="Strong"/>
          <w:rFonts w:ascii="Arial Narrow" w:hAnsi="Arial Narrow"/>
          <w:b w:val="0"/>
        </w:rPr>
      </w:pPr>
      <w:r w:rsidRPr="00192E3C">
        <w:rPr>
          <w:rStyle w:val="Strong"/>
          <w:rFonts w:ascii="Arial Narrow" w:hAnsi="Arial Narrow"/>
          <w:b w:val="0"/>
        </w:rPr>
        <w:t>Fair Employment Practices (FEP) Certificate</w:t>
      </w:r>
      <w:r>
        <w:rPr>
          <w:rStyle w:val="Strong"/>
          <w:rFonts w:ascii="Arial Narrow" w:hAnsi="Arial Narrow"/>
          <w:b w:val="0"/>
        </w:rPr>
        <w:t xml:space="preserve"> – A current FEP certificate is required of all companies that do business with Wayne County. If </w:t>
      </w:r>
      <w:proofErr w:type="gramStart"/>
      <w:r>
        <w:rPr>
          <w:rStyle w:val="Strong"/>
          <w:rFonts w:ascii="Arial Narrow" w:hAnsi="Arial Narrow"/>
          <w:b w:val="0"/>
        </w:rPr>
        <w:t xml:space="preserve">the </w:t>
      </w:r>
      <w:r w:rsidR="003D7743">
        <w:rPr>
          <w:rStyle w:val="Strong"/>
          <w:rFonts w:ascii="Arial Narrow" w:hAnsi="Arial Narrow"/>
          <w:b w:val="0"/>
        </w:rPr>
        <w:t>Bidder</w:t>
      </w:r>
      <w:proofErr w:type="gramEnd"/>
      <w:r>
        <w:rPr>
          <w:rStyle w:val="Strong"/>
          <w:rFonts w:ascii="Arial Narrow" w:hAnsi="Arial Narrow"/>
          <w:b w:val="0"/>
        </w:rPr>
        <w:t xml:space="preserve"> does not have this certification, an </w:t>
      </w:r>
      <w:r w:rsidR="00F934C8">
        <w:rPr>
          <w:rStyle w:val="Strong"/>
          <w:rFonts w:ascii="Arial Narrow" w:hAnsi="Arial Narrow"/>
          <w:b w:val="0"/>
        </w:rPr>
        <w:t xml:space="preserve">on-line </w:t>
      </w:r>
      <w:r>
        <w:rPr>
          <w:rStyle w:val="Strong"/>
          <w:rFonts w:ascii="Arial Narrow" w:hAnsi="Arial Narrow"/>
          <w:b w:val="0"/>
        </w:rPr>
        <w:t xml:space="preserve">application </w:t>
      </w:r>
      <w:r w:rsidR="00F934C8">
        <w:rPr>
          <w:rStyle w:val="Strong"/>
          <w:rFonts w:ascii="Arial Narrow" w:hAnsi="Arial Narrow"/>
          <w:b w:val="0"/>
        </w:rPr>
        <w:t>shall</w:t>
      </w:r>
      <w:r>
        <w:rPr>
          <w:rStyle w:val="Strong"/>
          <w:rFonts w:ascii="Arial Narrow" w:hAnsi="Arial Narrow"/>
          <w:b w:val="0"/>
        </w:rPr>
        <w:t xml:space="preserve"> be submitted to the Human Relations Department at the time of </w:t>
      </w:r>
      <w:proofErr w:type="gramStart"/>
      <w:r>
        <w:rPr>
          <w:rStyle w:val="Strong"/>
          <w:rFonts w:ascii="Arial Narrow" w:hAnsi="Arial Narrow"/>
          <w:b w:val="0"/>
        </w:rPr>
        <w:t>bid submission</w:t>
      </w:r>
      <w:proofErr w:type="gramEnd"/>
      <w:r w:rsidR="006C509D">
        <w:rPr>
          <w:rStyle w:val="Strong"/>
          <w:rFonts w:ascii="Arial Narrow" w:hAnsi="Arial Narrow"/>
          <w:b w:val="0"/>
        </w:rPr>
        <w:t xml:space="preserve"> for all contracts greater than $50,000</w:t>
      </w:r>
      <w:r>
        <w:rPr>
          <w:rStyle w:val="Strong"/>
          <w:rFonts w:ascii="Arial Narrow" w:hAnsi="Arial Narrow"/>
          <w:b w:val="0"/>
        </w:rPr>
        <w:t>.</w:t>
      </w:r>
      <w:r w:rsidR="00F934C8">
        <w:rPr>
          <w:rStyle w:val="Strong"/>
          <w:rFonts w:ascii="Arial Narrow" w:hAnsi="Arial Narrow"/>
          <w:b w:val="0"/>
        </w:rPr>
        <w:t xml:space="preserve"> Print a hard copy of your company’s on-line application and submit with the bid.</w:t>
      </w:r>
    </w:p>
    <w:p w14:paraId="0B62CEC7" w14:textId="77777777" w:rsidR="00C578F7" w:rsidRDefault="00C578F7" w:rsidP="00A44489">
      <w:pPr>
        <w:pStyle w:val="ListParagraph"/>
        <w:jc w:val="both"/>
        <w:rPr>
          <w:rStyle w:val="Strong"/>
          <w:rFonts w:ascii="Arial Narrow" w:hAnsi="Arial Narrow"/>
          <w:b w:val="0"/>
        </w:rPr>
      </w:pPr>
    </w:p>
    <w:p w14:paraId="0B62CEC8" w14:textId="77777777" w:rsidR="00C578F7" w:rsidRDefault="002B6143" w:rsidP="00A44489">
      <w:pPr>
        <w:pStyle w:val="ListParagraph"/>
        <w:numPr>
          <w:ilvl w:val="0"/>
          <w:numId w:val="40"/>
        </w:numPr>
        <w:tabs>
          <w:tab w:val="left" w:pos="1350"/>
        </w:tabs>
        <w:autoSpaceDE w:val="0"/>
        <w:autoSpaceDN w:val="0"/>
        <w:adjustRightInd w:val="0"/>
        <w:spacing w:after="0" w:line="240" w:lineRule="auto"/>
        <w:ind w:left="1350" w:hanging="270"/>
        <w:jc w:val="both"/>
        <w:rPr>
          <w:rStyle w:val="Strong"/>
          <w:rFonts w:ascii="Arial Narrow" w:hAnsi="Arial Narrow"/>
          <w:b w:val="0"/>
        </w:rPr>
      </w:pPr>
      <w:r>
        <w:rPr>
          <w:rStyle w:val="Strong"/>
          <w:rFonts w:ascii="Arial Narrow" w:hAnsi="Arial Narrow"/>
          <w:b w:val="0"/>
        </w:rPr>
        <w:t>Certificate of Insurance (COI)</w:t>
      </w:r>
      <w:r w:rsidR="00C578F7">
        <w:rPr>
          <w:rStyle w:val="Strong"/>
          <w:rFonts w:ascii="Arial Narrow" w:hAnsi="Arial Narrow"/>
          <w:b w:val="0"/>
        </w:rPr>
        <w:t xml:space="preserve"> – A current </w:t>
      </w:r>
      <w:r>
        <w:rPr>
          <w:rStyle w:val="Strong"/>
          <w:rFonts w:ascii="Arial Narrow" w:hAnsi="Arial Narrow"/>
          <w:b w:val="0"/>
        </w:rPr>
        <w:t>COI is required</w:t>
      </w:r>
      <w:r w:rsidR="00C578F7">
        <w:rPr>
          <w:rStyle w:val="Strong"/>
          <w:rFonts w:ascii="Arial Narrow" w:hAnsi="Arial Narrow"/>
          <w:b w:val="0"/>
        </w:rPr>
        <w:t>, which lists</w:t>
      </w:r>
      <w:r>
        <w:rPr>
          <w:rStyle w:val="Strong"/>
          <w:rFonts w:ascii="Arial Narrow" w:hAnsi="Arial Narrow"/>
          <w:b w:val="0"/>
        </w:rPr>
        <w:t>, at minimum,</w:t>
      </w:r>
      <w:r w:rsidR="00C578F7">
        <w:rPr>
          <w:rStyle w:val="Strong"/>
          <w:rFonts w:ascii="Arial Narrow" w:hAnsi="Arial Narrow"/>
          <w:b w:val="0"/>
        </w:rPr>
        <w:t xml:space="preserve"> commercial general liability</w:t>
      </w:r>
      <w:r>
        <w:rPr>
          <w:rStyle w:val="Strong"/>
          <w:rFonts w:ascii="Arial Narrow" w:hAnsi="Arial Narrow"/>
          <w:b w:val="0"/>
        </w:rPr>
        <w:t xml:space="preserve"> limits and as applicable other insurance that may be required. The requirements for the resultant contract are listed in the Contract/Terms and Conditions attachment.</w:t>
      </w:r>
    </w:p>
    <w:p w14:paraId="0B62CEC9" w14:textId="77777777" w:rsidR="00644EF0" w:rsidRPr="00A53029" w:rsidRDefault="00644EF0" w:rsidP="00A44489">
      <w:pPr>
        <w:pStyle w:val="ListParagraph"/>
        <w:tabs>
          <w:tab w:val="left" w:pos="1350"/>
        </w:tabs>
        <w:ind w:left="0"/>
        <w:jc w:val="both"/>
        <w:rPr>
          <w:rStyle w:val="Strong"/>
          <w:rFonts w:ascii="Arial Narrow" w:hAnsi="Arial Narrow"/>
          <w:b w:val="0"/>
        </w:rPr>
      </w:pPr>
    </w:p>
    <w:p w14:paraId="0B62CECA" w14:textId="0DEEC3B2" w:rsidR="00644EF0" w:rsidRPr="00A53029" w:rsidRDefault="00644EF0" w:rsidP="00A44489">
      <w:pPr>
        <w:pStyle w:val="ListParagraph"/>
        <w:numPr>
          <w:ilvl w:val="0"/>
          <w:numId w:val="40"/>
        </w:numPr>
        <w:tabs>
          <w:tab w:val="left" w:pos="1350"/>
        </w:tabs>
        <w:autoSpaceDE w:val="0"/>
        <w:autoSpaceDN w:val="0"/>
        <w:adjustRightInd w:val="0"/>
        <w:spacing w:after="0" w:line="240" w:lineRule="auto"/>
        <w:ind w:left="1350" w:hanging="270"/>
        <w:jc w:val="both"/>
        <w:rPr>
          <w:rFonts w:ascii="Arial Narrow" w:hAnsi="Arial Narrow"/>
          <w:bCs/>
        </w:rPr>
      </w:pPr>
      <w:r w:rsidRPr="00A53029">
        <w:rPr>
          <w:rStyle w:val="Strong"/>
          <w:rFonts w:ascii="Arial Narrow" w:hAnsi="Arial Narrow"/>
          <w:b w:val="0"/>
        </w:rPr>
        <w:t xml:space="preserve">DBE Form – </w:t>
      </w:r>
      <w:r w:rsidR="009347BA">
        <w:rPr>
          <w:rStyle w:val="Strong"/>
          <w:rFonts w:ascii="Arial Narrow" w:hAnsi="Arial Narrow"/>
          <w:b w:val="0"/>
        </w:rPr>
        <w:t xml:space="preserve">NOT APPLICABLE </w:t>
      </w:r>
    </w:p>
    <w:p w14:paraId="0B62CECB" w14:textId="77777777" w:rsidR="00644EF0" w:rsidRPr="007F111F" w:rsidRDefault="00644EF0" w:rsidP="00A44489">
      <w:pPr>
        <w:pStyle w:val="ListParagraph"/>
        <w:tabs>
          <w:tab w:val="left" w:pos="1350"/>
        </w:tabs>
        <w:autoSpaceDE w:val="0"/>
        <w:autoSpaceDN w:val="0"/>
        <w:adjustRightInd w:val="0"/>
        <w:spacing w:after="0" w:line="240" w:lineRule="auto"/>
        <w:ind w:left="1350" w:hanging="270"/>
        <w:jc w:val="both"/>
        <w:rPr>
          <w:rStyle w:val="Strong"/>
          <w:rFonts w:ascii="Arial Narrow" w:hAnsi="Arial Narrow"/>
          <w:b w:val="0"/>
        </w:rPr>
      </w:pPr>
    </w:p>
    <w:p w14:paraId="0B62CECC" w14:textId="442A965F" w:rsidR="00B20D51" w:rsidRPr="00644EF0" w:rsidRDefault="00644EF0" w:rsidP="00A44489">
      <w:pPr>
        <w:pStyle w:val="ListParagraph"/>
        <w:numPr>
          <w:ilvl w:val="0"/>
          <w:numId w:val="40"/>
        </w:numPr>
        <w:tabs>
          <w:tab w:val="left" w:pos="1350"/>
        </w:tabs>
        <w:autoSpaceDE w:val="0"/>
        <w:autoSpaceDN w:val="0"/>
        <w:adjustRightInd w:val="0"/>
        <w:spacing w:after="0" w:line="240" w:lineRule="auto"/>
        <w:ind w:left="1350" w:hanging="270"/>
        <w:jc w:val="both"/>
        <w:rPr>
          <w:rStyle w:val="Strong"/>
          <w:rFonts w:ascii="Arial Narrow" w:hAnsi="Arial Narrow"/>
          <w:b w:val="0"/>
        </w:rPr>
      </w:pPr>
      <w:r w:rsidRPr="00192E3C">
        <w:rPr>
          <w:rStyle w:val="Strong"/>
          <w:rFonts w:ascii="Arial Narrow" w:hAnsi="Arial Narrow"/>
          <w:b w:val="0"/>
        </w:rPr>
        <w:t>Debarment Form</w:t>
      </w:r>
      <w:r>
        <w:rPr>
          <w:rStyle w:val="Strong"/>
          <w:rFonts w:ascii="Arial Narrow" w:hAnsi="Arial Narrow"/>
          <w:b w:val="0"/>
        </w:rPr>
        <w:t xml:space="preserve"> - </w:t>
      </w:r>
      <w:r w:rsidR="009347BA">
        <w:rPr>
          <w:rStyle w:val="Strong"/>
          <w:rFonts w:ascii="Arial Narrow" w:hAnsi="Arial Narrow"/>
          <w:b w:val="0"/>
        </w:rPr>
        <w:t xml:space="preserve">NOT APPLICABLE </w:t>
      </w:r>
    </w:p>
    <w:p w14:paraId="0B62CECD" w14:textId="77777777" w:rsidR="00B82046" w:rsidRPr="00374133" w:rsidRDefault="00B82046" w:rsidP="00A44489">
      <w:pPr>
        <w:autoSpaceDE w:val="0"/>
        <w:autoSpaceDN w:val="0"/>
        <w:adjustRightInd w:val="0"/>
        <w:spacing w:after="0" w:line="240" w:lineRule="auto"/>
        <w:ind w:left="720"/>
        <w:jc w:val="both"/>
        <w:rPr>
          <w:rStyle w:val="Strong"/>
          <w:rFonts w:ascii="Arial Narrow" w:hAnsi="Arial Narrow"/>
        </w:rPr>
      </w:pPr>
    </w:p>
    <w:p w14:paraId="0B62CECE" w14:textId="77777777" w:rsidR="005A66C5" w:rsidRPr="00644EF0" w:rsidRDefault="00B82046" w:rsidP="00A44489">
      <w:pPr>
        <w:autoSpaceDE w:val="0"/>
        <w:autoSpaceDN w:val="0"/>
        <w:adjustRightInd w:val="0"/>
        <w:spacing w:after="0" w:line="240" w:lineRule="auto"/>
        <w:ind w:left="720"/>
        <w:jc w:val="both"/>
        <w:rPr>
          <w:rFonts w:ascii="Arial Narrow" w:hAnsi="Arial Narrow"/>
          <w:bCs/>
        </w:rPr>
      </w:pPr>
      <w:r w:rsidRPr="00D170EB">
        <w:rPr>
          <w:rStyle w:val="Strong"/>
          <w:rFonts w:ascii="Arial Narrow" w:hAnsi="Arial Narrow"/>
          <w:b w:val="0"/>
        </w:rPr>
        <w:t xml:space="preserve">There are no </w:t>
      </w:r>
      <w:r>
        <w:rPr>
          <w:rStyle w:val="Strong"/>
          <w:b w:val="0"/>
        </w:rPr>
        <w:t xml:space="preserve">other </w:t>
      </w:r>
      <w:r w:rsidRPr="00D170EB">
        <w:rPr>
          <w:rStyle w:val="Strong"/>
          <w:rFonts w:ascii="Arial Narrow" w:hAnsi="Arial Narrow"/>
          <w:b w:val="0"/>
        </w:rPr>
        <w:t xml:space="preserve">unique formatting requirements.  Information provided </w:t>
      </w:r>
      <w:proofErr w:type="gramStart"/>
      <w:r w:rsidRPr="00D170EB">
        <w:rPr>
          <w:rStyle w:val="Strong"/>
          <w:rFonts w:ascii="Arial Narrow" w:hAnsi="Arial Narrow"/>
          <w:b w:val="0"/>
        </w:rPr>
        <w:t>shall</w:t>
      </w:r>
      <w:proofErr w:type="gramEnd"/>
      <w:r w:rsidRPr="00D170EB">
        <w:rPr>
          <w:rStyle w:val="Strong"/>
          <w:rFonts w:ascii="Arial Narrow" w:hAnsi="Arial Narrow"/>
          <w:b w:val="0"/>
        </w:rPr>
        <w:t xml:space="preserve"> be organized and in a readable format.</w:t>
      </w:r>
      <w:bookmarkStart w:id="158" w:name="_Toc353999811"/>
    </w:p>
    <w:p w14:paraId="0B62CECF" w14:textId="77777777" w:rsidR="00D46911" w:rsidRPr="00374133" w:rsidRDefault="00D46911">
      <w:pPr>
        <w:spacing w:after="0"/>
        <w:rPr>
          <w:rFonts w:ascii="Arial Narrow" w:hAnsi="Arial Narrow"/>
        </w:rPr>
      </w:pPr>
    </w:p>
    <w:p w14:paraId="0B62CED0" w14:textId="77777777" w:rsidR="00166AAD" w:rsidRPr="00786735" w:rsidRDefault="009A2964" w:rsidP="00166AAD">
      <w:pPr>
        <w:pStyle w:val="Heading3"/>
        <w:rPr>
          <w:bCs/>
        </w:rPr>
      </w:pPr>
      <w:bookmarkStart w:id="159" w:name="_Toc454345614"/>
      <w:bookmarkStart w:id="160" w:name="_Toc220415613"/>
      <w:r>
        <w:rPr>
          <w:lang w:val="en-US"/>
        </w:rPr>
        <w:t>4.5</w:t>
      </w:r>
      <w:r w:rsidR="00166AAD">
        <w:tab/>
      </w:r>
      <w:r w:rsidR="007E1FD5">
        <w:t>Bid</w:t>
      </w:r>
      <w:r w:rsidR="00166AAD">
        <w:t xml:space="preserve"> Submission Requirements</w:t>
      </w:r>
      <w:bookmarkEnd w:id="159"/>
      <w:bookmarkEnd w:id="160"/>
      <w:r w:rsidR="00166AAD">
        <w:t xml:space="preserve"> </w:t>
      </w:r>
    </w:p>
    <w:p w14:paraId="0B62CED1" w14:textId="77777777" w:rsidR="00166AAD" w:rsidRPr="003F6222" w:rsidRDefault="00166AAD" w:rsidP="00A44489">
      <w:pPr>
        <w:pStyle w:val="BodyText"/>
        <w:ind w:left="1320" w:hanging="600"/>
        <w:jc w:val="both"/>
        <w:rPr>
          <w:rFonts w:ascii="Arial Narrow" w:hAnsi="Arial Narrow" w:cs="Arial"/>
          <w:sz w:val="22"/>
          <w:szCs w:val="22"/>
        </w:rPr>
      </w:pPr>
      <w:r w:rsidRPr="003F6222">
        <w:rPr>
          <w:rFonts w:ascii="Arial Narrow" w:hAnsi="Arial Narrow" w:cs="Arial"/>
          <w:sz w:val="22"/>
          <w:szCs w:val="22"/>
        </w:rPr>
        <w:t xml:space="preserve">To be considered, the </w:t>
      </w:r>
      <w:r w:rsidR="007E1FD5">
        <w:rPr>
          <w:rFonts w:ascii="Arial Narrow" w:hAnsi="Arial Narrow" w:cs="Arial"/>
          <w:sz w:val="22"/>
          <w:szCs w:val="22"/>
        </w:rPr>
        <w:t>bid</w:t>
      </w:r>
      <w:r w:rsidRPr="003F6222">
        <w:rPr>
          <w:rFonts w:ascii="Arial Narrow" w:hAnsi="Arial Narrow" w:cs="Arial"/>
          <w:sz w:val="22"/>
          <w:szCs w:val="22"/>
        </w:rPr>
        <w:t xml:space="preserve"> must be prepared in the manner and detail specified in this </w:t>
      </w:r>
      <w:r w:rsidR="007E1FD5">
        <w:rPr>
          <w:rFonts w:ascii="Arial Narrow" w:hAnsi="Arial Narrow" w:cs="Arial"/>
          <w:sz w:val="22"/>
          <w:szCs w:val="22"/>
        </w:rPr>
        <w:t>IFB</w:t>
      </w:r>
      <w:r w:rsidRPr="003F6222">
        <w:rPr>
          <w:rFonts w:ascii="Arial Narrow" w:hAnsi="Arial Narrow" w:cs="Arial"/>
          <w:sz w:val="22"/>
          <w:szCs w:val="22"/>
        </w:rPr>
        <w:t>.</w:t>
      </w:r>
    </w:p>
    <w:p w14:paraId="0B62CED2" w14:textId="77777777" w:rsidR="00422E7C" w:rsidRPr="00CA28E4" w:rsidRDefault="00422E7C" w:rsidP="00A44489">
      <w:pPr>
        <w:pStyle w:val="BodyText"/>
        <w:numPr>
          <w:ilvl w:val="0"/>
          <w:numId w:val="31"/>
        </w:numPr>
        <w:jc w:val="both"/>
        <w:rPr>
          <w:rFonts w:ascii="Arial Narrow" w:hAnsi="Arial Narrow" w:cs="Arial"/>
          <w:sz w:val="22"/>
          <w:szCs w:val="22"/>
        </w:rPr>
      </w:pPr>
      <w:r>
        <w:rPr>
          <w:rFonts w:ascii="Arial Narrow" w:hAnsi="Arial Narrow" w:cs="Arial"/>
          <w:sz w:val="22"/>
          <w:szCs w:val="22"/>
          <w:lang w:val="en-US"/>
        </w:rPr>
        <w:t>Bid</w:t>
      </w:r>
      <w:r w:rsidRPr="003F6222">
        <w:rPr>
          <w:rFonts w:ascii="Arial Narrow" w:hAnsi="Arial Narrow" w:cs="Arial"/>
          <w:sz w:val="22"/>
          <w:szCs w:val="22"/>
        </w:rPr>
        <w:t xml:space="preserve">s, all attachments, and any modifications or withdrawals, must be submitted electronically through the </w:t>
      </w:r>
      <w:r>
        <w:rPr>
          <w:rFonts w:ascii="Arial Narrow" w:hAnsi="Arial Narrow" w:cs="Arial"/>
          <w:sz w:val="22"/>
          <w:szCs w:val="22"/>
          <w:lang w:val="en-US"/>
        </w:rPr>
        <w:t xml:space="preserve">BidNet </w:t>
      </w:r>
      <w:r w:rsidR="00212BAB">
        <w:rPr>
          <w:rFonts w:ascii="Arial Narrow" w:hAnsi="Arial Narrow" w:cs="Arial"/>
          <w:sz w:val="22"/>
          <w:szCs w:val="22"/>
          <w:lang w:val="en-US"/>
        </w:rPr>
        <w:t xml:space="preserve">Direct </w:t>
      </w:r>
      <w:r>
        <w:rPr>
          <w:rFonts w:ascii="Arial Narrow" w:hAnsi="Arial Narrow" w:cs="Arial"/>
          <w:sz w:val="22"/>
          <w:szCs w:val="22"/>
          <w:lang w:val="en-US"/>
        </w:rPr>
        <w:t>(</w:t>
      </w:r>
      <w:r w:rsidRPr="003F6222">
        <w:rPr>
          <w:rFonts w:ascii="Arial Narrow" w:hAnsi="Arial Narrow" w:cs="Arial"/>
          <w:sz w:val="22"/>
          <w:szCs w:val="22"/>
        </w:rPr>
        <w:t>MITN</w:t>
      </w:r>
      <w:r>
        <w:rPr>
          <w:rFonts w:ascii="Arial Narrow" w:hAnsi="Arial Narrow" w:cs="Arial"/>
          <w:sz w:val="22"/>
          <w:szCs w:val="22"/>
          <w:lang w:val="en-US"/>
        </w:rPr>
        <w:t>)</w:t>
      </w:r>
      <w:r w:rsidRPr="003F6222">
        <w:rPr>
          <w:rFonts w:ascii="Arial Narrow" w:hAnsi="Arial Narrow" w:cs="Arial"/>
          <w:sz w:val="22"/>
          <w:szCs w:val="22"/>
        </w:rPr>
        <w:t xml:space="preserve"> Bid System (</w:t>
      </w:r>
      <w:hyperlink r:id="rId11" w:history="1">
        <w:r w:rsidRPr="00BC00F8">
          <w:rPr>
            <w:rStyle w:val="Hyperlink"/>
            <w:rFonts w:ascii="Arial Narrow" w:hAnsi="Arial Narrow" w:cs="Arial"/>
            <w:sz w:val="22"/>
            <w:szCs w:val="22"/>
          </w:rPr>
          <w:t>https://www.bidnetdirect.com</w:t>
        </w:r>
      </w:hyperlink>
      <w:r w:rsidRPr="00BC00F8">
        <w:rPr>
          <w:rFonts w:ascii="Arial Narrow" w:hAnsi="Arial Narrow" w:cs="Arial"/>
          <w:sz w:val="22"/>
          <w:szCs w:val="22"/>
        </w:rPr>
        <w:t>/</w:t>
      </w:r>
      <w:r w:rsidRPr="003F6222">
        <w:rPr>
          <w:rFonts w:ascii="Arial Narrow" w:hAnsi="Arial Narrow" w:cs="Arial"/>
          <w:sz w:val="22"/>
          <w:szCs w:val="22"/>
        </w:rPr>
        <w:t xml:space="preserve">).  </w:t>
      </w:r>
      <w:r w:rsidR="003D7743">
        <w:rPr>
          <w:rFonts w:ascii="Arial Narrow" w:hAnsi="Arial Narrow" w:cs="Arial"/>
          <w:sz w:val="22"/>
          <w:szCs w:val="22"/>
          <w:lang w:val="en-US"/>
        </w:rPr>
        <w:t>Bidder</w:t>
      </w:r>
      <w:r w:rsidRPr="003F6222">
        <w:rPr>
          <w:rFonts w:ascii="Arial Narrow" w:hAnsi="Arial Narrow" w:cs="Arial"/>
          <w:sz w:val="22"/>
          <w:szCs w:val="22"/>
        </w:rPr>
        <w:t>s should provide the documents in a modifiable form (e.g., Microsoft Word or Excel</w:t>
      </w:r>
      <w:proofErr w:type="gramStart"/>
      <w:r w:rsidRPr="003F6222">
        <w:rPr>
          <w:rFonts w:ascii="Arial Narrow" w:hAnsi="Arial Narrow" w:cs="Arial"/>
          <w:sz w:val="22"/>
          <w:szCs w:val="22"/>
        </w:rPr>
        <w:t>), but</w:t>
      </w:r>
      <w:proofErr w:type="gramEnd"/>
      <w:r w:rsidRPr="003F6222">
        <w:rPr>
          <w:rFonts w:ascii="Arial Narrow" w:hAnsi="Arial Narrow" w:cs="Arial"/>
          <w:sz w:val="22"/>
          <w:szCs w:val="22"/>
        </w:rPr>
        <w:t xml:space="preserve"> have the option to also provide copies of any documents in a non-modifiable form (e.g. PDF)</w:t>
      </w:r>
      <w:r>
        <w:rPr>
          <w:rFonts w:ascii="Arial Narrow" w:hAnsi="Arial Narrow" w:cs="Arial"/>
          <w:sz w:val="22"/>
          <w:szCs w:val="22"/>
        </w:rPr>
        <w:t xml:space="preserve"> with the sole exception of any pricing which must be provided in Excel format</w:t>
      </w:r>
      <w:r>
        <w:rPr>
          <w:rFonts w:ascii="Arial Narrow" w:hAnsi="Arial Narrow" w:cs="Arial"/>
          <w:sz w:val="22"/>
          <w:szCs w:val="22"/>
          <w:lang w:val="en-US"/>
        </w:rPr>
        <w:t>, when an Excel Pricing Sheet is provided</w:t>
      </w:r>
      <w:r w:rsidRPr="003F6222">
        <w:rPr>
          <w:rFonts w:ascii="Arial Narrow" w:hAnsi="Arial Narrow" w:cs="Arial"/>
          <w:sz w:val="22"/>
          <w:szCs w:val="22"/>
        </w:rPr>
        <w:t xml:space="preserve">.  </w:t>
      </w:r>
      <w:r w:rsidR="003D7743">
        <w:rPr>
          <w:rFonts w:ascii="Arial Narrow" w:hAnsi="Arial Narrow" w:cs="Arial"/>
          <w:sz w:val="22"/>
          <w:szCs w:val="22"/>
          <w:lang w:val="en-US"/>
        </w:rPr>
        <w:t>Bidder</w:t>
      </w:r>
      <w:r w:rsidRPr="003F6222">
        <w:rPr>
          <w:rFonts w:ascii="Arial Narrow" w:hAnsi="Arial Narrow" w:cs="Arial"/>
          <w:sz w:val="22"/>
          <w:szCs w:val="22"/>
        </w:rPr>
        <w:t xml:space="preserve">’s failure to submit a </w:t>
      </w:r>
      <w:r>
        <w:rPr>
          <w:rFonts w:ascii="Arial Narrow" w:hAnsi="Arial Narrow" w:cs="Arial"/>
          <w:sz w:val="22"/>
          <w:szCs w:val="22"/>
          <w:lang w:val="en-US"/>
        </w:rPr>
        <w:t>bid</w:t>
      </w:r>
      <w:r w:rsidRPr="003F6222">
        <w:rPr>
          <w:rFonts w:ascii="Arial Narrow" w:hAnsi="Arial Narrow" w:cs="Arial"/>
          <w:sz w:val="22"/>
          <w:szCs w:val="22"/>
        </w:rPr>
        <w:t xml:space="preserve"> as required may result in disqualification of such </w:t>
      </w:r>
      <w:r>
        <w:rPr>
          <w:rFonts w:ascii="Arial Narrow" w:hAnsi="Arial Narrow" w:cs="Arial"/>
          <w:sz w:val="22"/>
          <w:szCs w:val="22"/>
          <w:lang w:val="en-US"/>
        </w:rPr>
        <w:t>bid</w:t>
      </w:r>
      <w:r w:rsidRPr="003F6222">
        <w:rPr>
          <w:rFonts w:ascii="Arial Narrow" w:hAnsi="Arial Narrow" w:cs="Arial"/>
          <w:sz w:val="22"/>
          <w:szCs w:val="22"/>
        </w:rPr>
        <w:t xml:space="preserve">.  The </w:t>
      </w:r>
      <w:r>
        <w:rPr>
          <w:rFonts w:ascii="Arial Narrow" w:hAnsi="Arial Narrow" w:cs="Arial"/>
          <w:sz w:val="22"/>
          <w:szCs w:val="22"/>
          <w:lang w:val="en-US"/>
        </w:rPr>
        <w:t xml:space="preserve">bid </w:t>
      </w:r>
      <w:r w:rsidRPr="003F6222">
        <w:rPr>
          <w:rFonts w:ascii="Arial Narrow" w:hAnsi="Arial Narrow" w:cs="Arial"/>
          <w:sz w:val="22"/>
          <w:szCs w:val="22"/>
        </w:rPr>
        <w:t>and attachments must be fully uploaded and submitted prior to the due date</w:t>
      </w:r>
      <w:r>
        <w:rPr>
          <w:rFonts w:ascii="Arial Narrow" w:hAnsi="Arial Narrow" w:cs="Arial"/>
          <w:sz w:val="22"/>
          <w:szCs w:val="22"/>
          <w:lang w:val="en-US"/>
        </w:rPr>
        <w:t xml:space="preserve"> and time</w:t>
      </w:r>
      <w:r w:rsidRPr="003F6222">
        <w:rPr>
          <w:rFonts w:ascii="Arial Narrow" w:hAnsi="Arial Narrow" w:cs="Arial"/>
          <w:sz w:val="22"/>
          <w:szCs w:val="22"/>
        </w:rPr>
        <w:t xml:space="preserve"> identified above.  </w:t>
      </w:r>
    </w:p>
    <w:p w14:paraId="0B62CED3" w14:textId="77777777" w:rsidR="00CA28E4" w:rsidRPr="00BC00F8" w:rsidRDefault="00CA28E4" w:rsidP="00A44489">
      <w:pPr>
        <w:pStyle w:val="BodyText"/>
        <w:ind w:left="1080"/>
        <w:jc w:val="both"/>
        <w:rPr>
          <w:rFonts w:ascii="Arial Narrow" w:hAnsi="Arial Narrow" w:cs="Arial"/>
          <w:sz w:val="22"/>
          <w:szCs w:val="22"/>
        </w:rPr>
      </w:pPr>
      <w:r>
        <w:rPr>
          <w:rFonts w:ascii="Arial Narrow" w:hAnsi="Arial Narrow" w:cs="Arial"/>
          <w:sz w:val="22"/>
          <w:szCs w:val="22"/>
          <w:lang w:val="en-US"/>
        </w:rPr>
        <w:t>Bids received after the deadline will not be accepted.</w:t>
      </w:r>
    </w:p>
    <w:p w14:paraId="0B62CED4" w14:textId="77777777" w:rsidR="00422E7C" w:rsidRPr="005D1BFA" w:rsidRDefault="00422E7C" w:rsidP="00A44489">
      <w:pPr>
        <w:pStyle w:val="BodyText"/>
        <w:ind w:left="1080"/>
        <w:jc w:val="both"/>
        <w:rPr>
          <w:rFonts w:ascii="Arial Narrow" w:hAnsi="Arial Narrow" w:cs="Arial"/>
          <w:b/>
          <w:sz w:val="22"/>
          <w:szCs w:val="22"/>
          <w:u w:val="single"/>
        </w:rPr>
      </w:pPr>
      <w:r w:rsidRPr="005D1BFA">
        <w:rPr>
          <w:rFonts w:ascii="Arial Narrow" w:hAnsi="Arial Narrow" w:cs="Arial"/>
          <w:b/>
          <w:sz w:val="22"/>
          <w:szCs w:val="22"/>
          <w:u w:val="single"/>
        </w:rPr>
        <w:t xml:space="preserve">Do not wait until the last minute to submit the bid, as the </w:t>
      </w:r>
      <w:r w:rsidRPr="005D1BFA">
        <w:rPr>
          <w:rFonts w:ascii="Arial Narrow" w:hAnsi="Arial Narrow" w:cs="Arial"/>
          <w:b/>
          <w:sz w:val="22"/>
          <w:szCs w:val="22"/>
          <w:u w:val="single"/>
          <w:lang w:val="en-US"/>
        </w:rPr>
        <w:t>BidNet</w:t>
      </w:r>
      <w:r w:rsidRPr="005D1BFA">
        <w:rPr>
          <w:rFonts w:ascii="Arial Narrow" w:hAnsi="Arial Narrow" w:cs="Arial"/>
          <w:b/>
          <w:sz w:val="22"/>
          <w:szCs w:val="22"/>
          <w:u w:val="single"/>
        </w:rPr>
        <w:t xml:space="preserve"> system requires the creation of an account and entry of certain information, in addition to uploading and submitting the materials.  The </w:t>
      </w:r>
      <w:r w:rsidRPr="005D1BFA">
        <w:rPr>
          <w:rFonts w:ascii="Arial Narrow" w:hAnsi="Arial Narrow" w:cs="Arial"/>
          <w:b/>
          <w:sz w:val="22"/>
          <w:szCs w:val="22"/>
          <w:u w:val="single"/>
          <w:lang w:val="en-US"/>
        </w:rPr>
        <w:t>BidNet</w:t>
      </w:r>
      <w:r w:rsidRPr="005D1BFA">
        <w:rPr>
          <w:rFonts w:ascii="Arial Narrow" w:hAnsi="Arial Narrow" w:cs="Arial"/>
          <w:b/>
          <w:sz w:val="22"/>
          <w:szCs w:val="22"/>
          <w:u w:val="single"/>
        </w:rPr>
        <w:t xml:space="preserve"> system will not allow a </w:t>
      </w:r>
      <w:r>
        <w:rPr>
          <w:rFonts w:ascii="Arial Narrow" w:hAnsi="Arial Narrow" w:cs="Arial"/>
          <w:b/>
          <w:sz w:val="22"/>
          <w:szCs w:val="22"/>
          <w:u w:val="single"/>
          <w:lang w:val="en-US"/>
        </w:rPr>
        <w:t>bid</w:t>
      </w:r>
      <w:r w:rsidRPr="005D1BFA">
        <w:rPr>
          <w:rFonts w:ascii="Arial Narrow" w:hAnsi="Arial Narrow" w:cs="Arial"/>
          <w:b/>
          <w:sz w:val="22"/>
          <w:szCs w:val="22"/>
          <w:u w:val="single"/>
        </w:rPr>
        <w:t xml:space="preserve"> to be submitted after the due date and time identified </w:t>
      </w:r>
      <w:r>
        <w:rPr>
          <w:rFonts w:ascii="Arial Narrow" w:hAnsi="Arial Narrow" w:cs="Arial"/>
          <w:b/>
          <w:sz w:val="22"/>
          <w:szCs w:val="22"/>
          <w:u w:val="single"/>
          <w:lang w:val="en-US"/>
        </w:rPr>
        <w:t>on the cover page</w:t>
      </w:r>
      <w:r w:rsidRPr="005D1BFA">
        <w:rPr>
          <w:rFonts w:ascii="Arial Narrow" w:hAnsi="Arial Narrow" w:cs="Arial"/>
          <w:b/>
          <w:sz w:val="22"/>
          <w:szCs w:val="22"/>
          <w:u w:val="single"/>
        </w:rPr>
        <w:t>.</w:t>
      </w:r>
    </w:p>
    <w:p w14:paraId="0B62CED5" w14:textId="77777777" w:rsidR="00422E7C" w:rsidRPr="003F6222" w:rsidRDefault="00422E7C" w:rsidP="00A44489">
      <w:pPr>
        <w:pStyle w:val="BodyText"/>
        <w:numPr>
          <w:ilvl w:val="0"/>
          <w:numId w:val="31"/>
        </w:numPr>
        <w:jc w:val="both"/>
        <w:rPr>
          <w:rFonts w:ascii="Arial Narrow" w:hAnsi="Arial Narrow" w:cs="Arial"/>
          <w:sz w:val="22"/>
          <w:szCs w:val="22"/>
        </w:rPr>
      </w:pPr>
      <w:r w:rsidRPr="003F6222">
        <w:rPr>
          <w:rFonts w:ascii="Arial Narrow" w:hAnsi="Arial Narrow" w:cs="Arial"/>
          <w:sz w:val="22"/>
          <w:szCs w:val="22"/>
        </w:rPr>
        <w:t>The opening</w:t>
      </w:r>
      <w:r>
        <w:rPr>
          <w:rFonts w:ascii="Arial Narrow" w:hAnsi="Arial Narrow" w:cs="Arial"/>
          <w:sz w:val="22"/>
          <w:szCs w:val="22"/>
          <w:lang w:val="en-US"/>
        </w:rPr>
        <w:t>/downloading</w:t>
      </w:r>
      <w:r w:rsidRPr="003F6222">
        <w:rPr>
          <w:rFonts w:ascii="Arial Narrow" w:hAnsi="Arial Narrow" w:cs="Arial"/>
          <w:sz w:val="22"/>
          <w:szCs w:val="22"/>
        </w:rPr>
        <w:t xml:space="preserve"> of a </w:t>
      </w:r>
      <w:r>
        <w:rPr>
          <w:rFonts w:ascii="Arial Narrow" w:hAnsi="Arial Narrow" w:cs="Arial"/>
          <w:sz w:val="22"/>
          <w:szCs w:val="22"/>
          <w:lang w:val="en-US"/>
        </w:rPr>
        <w:t>bid</w:t>
      </w:r>
      <w:r w:rsidRPr="003F6222">
        <w:rPr>
          <w:rFonts w:ascii="Arial Narrow" w:hAnsi="Arial Narrow" w:cs="Arial"/>
          <w:sz w:val="22"/>
          <w:szCs w:val="22"/>
        </w:rPr>
        <w:t xml:space="preserve"> does not constitute the County’s acceptance of the </w:t>
      </w:r>
      <w:r w:rsidR="003D7743">
        <w:rPr>
          <w:rFonts w:ascii="Arial Narrow" w:hAnsi="Arial Narrow" w:cs="Arial"/>
          <w:sz w:val="22"/>
          <w:szCs w:val="22"/>
          <w:lang w:val="en-US"/>
        </w:rPr>
        <w:t>Bidder</w:t>
      </w:r>
      <w:r w:rsidRPr="003F6222">
        <w:rPr>
          <w:rFonts w:ascii="Arial Narrow" w:hAnsi="Arial Narrow" w:cs="Arial"/>
          <w:sz w:val="22"/>
          <w:szCs w:val="22"/>
        </w:rPr>
        <w:t xml:space="preserve"> as a responsive and responsible </w:t>
      </w:r>
      <w:r>
        <w:rPr>
          <w:rFonts w:ascii="Arial Narrow" w:hAnsi="Arial Narrow" w:cs="Arial"/>
          <w:sz w:val="22"/>
          <w:szCs w:val="22"/>
          <w:lang w:val="en-US"/>
        </w:rPr>
        <w:t>Bid</w:t>
      </w:r>
      <w:r w:rsidRPr="003F6222">
        <w:rPr>
          <w:rFonts w:ascii="Arial Narrow" w:hAnsi="Arial Narrow" w:cs="Arial"/>
          <w:sz w:val="22"/>
          <w:szCs w:val="22"/>
        </w:rPr>
        <w:t>.</w:t>
      </w:r>
    </w:p>
    <w:p w14:paraId="0B62CED6" w14:textId="77777777" w:rsidR="00422E7C" w:rsidRPr="003F6222" w:rsidRDefault="00422E7C" w:rsidP="00A44489">
      <w:pPr>
        <w:pStyle w:val="BodyText"/>
        <w:numPr>
          <w:ilvl w:val="0"/>
          <w:numId w:val="31"/>
        </w:numPr>
        <w:tabs>
          <w:tab w:val="left" w:pos="1080"/>
          <w:tab w:val="left" w:pos="1800"/>
        </w:tabs>
        <w:jc w:val="both"/>
        <w:rPr>
          <w:rFonts w:ascii="Arial Narrow" w:hAnsi="Arial Narrow" w:cs="Arial"/>
          <w:sz w:val="22"/>
          <w:szCs w:val="22"/>
        </w:rPr>
      </w:pPr>
      <w:r w:rsidRPr="003F6222">
        <w:rPr>
          <w:rFonts w:ascii="Arial Narrow" w:hAnsi="Arial Narrow" w:cs="Arial"/>
          <w:sz w:val="22"/>
          <w:szCs w:val="22"/>
        </w:rPr>
        <w:t xml:space="preserve">Submission of a </w:t>
      </w:r>
      <w:r w:rsidR="006C509D">
        <w:rPr>
          <w:rFonts w:ascii="Arial Narrow" w:hAnsi="Arial Narrow" w:cs="Arial"/>
          <w:sz w:val="22"/>
          <w:szCs w:val="22"/>
          <w:lang w:val="en-US"/>
        </w:rPr>
        <w:t>bid</w:t>
      </w:r>
      <w:r w:rsidRPr="003F6222">
        <w:rPr>
          <w:rFonts w:ascii="Arial Narrow" w:hAnsi="Arial Narrow" w:cs="Arial"/>
          <w:sz w:val="22"/>
          <w:szCs w:val="22"/>
        </w:rPr>
        <w:t xml:space="preserve"> establishes a conclusive presumption that the </w:t>
      </w:r>
      <w:r w:rsidR="003D7743">
        <w:rPr>
          <w:rFonts w:ascii="Arial Narrow" w:hAnsi="Arial Narrow" w:cs="Arial"/>
          <w:sz w:val="22"/>
          <w:szCs w:val="22"/>
          <w:lang w:val="en-US"/>
        </w:rPr>
        <w:t>Bidder</w:t>
      </w:r>
      <w:r w:rsidRPr="003F6222">
        <w:rPr>
          <w:rFonts w:ascii="Arial Narrow" w:hAnsi="Arial Narrow" w:cs="Arial"/>
          <w:sz w:val="22"/>
          <w:szCs w:val="22"/>
        </w:rPr>
        <w:t xml:space="preserve"> is </w:t>
      </w:r>
      <w:r>
        <w:rPr>
          <w:rFonts w:ascii="Arial Narrow" w:hAnsi="Arial Narrow" w:cs="Arial"/>
          <w:sz w:val="22"/>
          <w:szCs w:val="22"/>
        </w:rPr>
        <w:t xml:space="preserve">thoroughly familiar with the </w:t>
      </w:r>
      <w:r>
        <w:rPr>
          <w:rFonts w:ascii="Arial Narrow" w:hAnsi="Arial Narrow" w:cs="Arial"/>
          <w:sz w:val="22"/>
          <w:szCs w:val="22"/>
          <w:lang w:val="en-US"/>
        </w:rPr>
        <w:t>IFB</w:t>
      </w:r>
      <w:r w:rsidRPr="003F6222">
        <w:rPr>
          <w:rFonts w:ascii="Arial Narrow" w:hAnsi="Arial Narrow" w:cs="Arial"/>
          <w:sz w:val="22"/>
          <w:szCs w:val="22"/>
        </w:rPr>
        <w:t xml:space="preserve">, specifications and terms of the Form of Contract, and the County’s Procurement Ordinance, and that the </w:t>
      </w:r>
      <w:r w:rsidR="003D7743">
        <w:rPr>
          <w:rFonts w:ascii="Arial Narrow" w:hAnsi="Arial Narrow" w:cs="Arial"/>
          <w:sz w:val="22"/>
          <w:szCs w:val="22"/>
          <w:lang w:val="en-US"/>
        </w:rPr>
        <w:t>Bidder</w:t>
      </w:r>
      <w:r w:rsidRPr="003F6222">
        <w:rPr>
          <w:rFonts w:ascii="Arial Narrow" w:hAnsi="Arial Narrow" w:cs="Arial"/>
          <w:sz w:val="22"/>
          <w:szCs w:val="22"/>
        </w:rPr>
        <w:t xml:space="preserve"> understands and agrees to abide by each and all of the stipulations and requirements contained therein.</w:t>
      </w:r>
    </w:p>
    <w:p w14:paraId="0B62CED7" w14:textId="77777777" w:rsidR="00422E7C" w:rsidRPr="003F6222" w:rsidRDefault="00422E7C" w:rsidP="00A44489">
      <w:pPr>
        <w:pStyle w:val="BodyText"/>
        <w:numPr>
          <w:ilvl w:val="0"/>
          <w:numId w:val="31"/>
        </w:numPr>
        <w:jc w:val="both"/>
        <w:rPr>
          <w:rFonts w:ascii="Arial Narrow" w:hAnsi="Arial Narrow" w:cs="Arial"/>
          <w:sz w:val="22"/>
          <w:szCs w:val="22"/>
        </w:rPr>
      </w:pPr>
      <w:r>
        <w:rPr>
          <w:rFonts w:ascii="Arial Narrow" w:hAnsi="Arial Narrow" w:cs="Arial"/>
          <w:sz w:val="22"/>
          <w:szCs w:val="22"/>
          <w:lang w:val="en-US"/>
        </w:rPr>
        <w:t>Bid</w:t>
      </w:r>
      <w:r w:rsidRPr="003F6222">
        <w:rPr>
          <w:rFonts w:ascii="Arial Narrow" w:hAnsi="Arial Narrow" w:cs="Arial"/>
          <w:sz w:val="22"/>
          <w:szCs w:val="22"/>
        </w:rPr>
        <w:t>s sent by facsimile, telegraph, or email will not be considered.</w:t>
      </w:r>
    </w:p>
    <w:p w14:paraId="0B62CED8" w14:textId="77777777" w:rsidR="00422E7C" w:rsidRPr="003F6222" w:rsidRDefault="00422E7C" w:rsidP="00A44489">
      <w:pPr>
        <w:pStyle w:val="BodyText"/>
        <w:numPr>
          <w:ilvl w:val="0"/>
          <w:numId w:val="31"/>
        </w:numPr>
        <w:jc w:val="both"/>
        <w:rPr>
          <w:rFonts w:ascii="Arial Narrow" w:hAnsi="Arial Narrow" w:cs="Arial"/>
          <w:sz w:val="22"/>
          <w:szCs w:val="22"/>
        </w:rPr>
      </w:pPr>
      <w:r w:rsidRPr="003F6222">
        <w:rPr>
          <w:rFonts w:ascii="Arial Narrow" w:hAnsi="Arial Narrow" w:cs="Arial"/>
          <w:sz w:val="22"/>
          <w:szCs w:val="22"/>
        </w:rPr>
        <w:t xml:space="preserve">All costs incurred in the preparation and presentations of the </w:t>
      </w:r>
      <w:r>
        <w:rPr>
          <w:rFonts w:ascii="Arial Narrow" w:hAnsi="Arial Narrow" w:cs="Arial"/>
          <w:sz w:val="22"/>
          <w:szCs w:val="22"/>
          <w:lang w:val="en-US"/>
        </w:rPr>
        <w:t>bid</w:t>
      </w:r>
      <w:r w:rsidRPr="003F6222">
        <w:rPr>
          <w:rFonts w:ascii="Arial Narrow" w:hAnsi="Arial Narrow" w:cs="Arial"/>
          <w:sz w:val="22"/>
          <w:szCs w:val="22"/>
        </w:rPr>
        <w:t xml:space="preserve">, as well as any resulting contract, are the </w:t>
      </w:r>
      <w:r w:rsidR="003D7743">
        <w:rPr>
          <w:rFonts w:ascii="Arial Narrow" w:hAnsi="Arial Narrow" w:cs="Arial"/>
          <w:sz w:val="22"/>
          <w:szCs w:val="22"/>
          <w:lang w:val="en-US"/>
        </w:rPr>
        <w:t>Bidder</w:t>
      </w:r>
      <w:r w:rsidRPr="003F6222">
        <w:rPr>
          <w:rFonts w:ascii="Arial Narrow" w:hAnsi="Arial Narrow" w:cs="Arial"/>
          <w:sz w:val="22"/>
          <w:szCs w:val="22"/>
        </w:rPr>
        <w:t xml:space="preserve">’s sole responsibility; no such costs will be reimbursed to any </w:t>
      </w:r>
      <w:r w:rsidR="003D7743">
        <w:rPr>
          <w:rFonts w:ascii="Arial Narrow" w:hAnsi="Arial Narrow" w:cs="Arial"/>
          <w:sz w:val="22"/>
          <w:szCs w:val="22"/>
          <w:lang w:val="en-US"/>
        </w:rPr>
        <w:t>Bidder</w:t>
      </w:r>
      <w:r w:rsidRPr="003F6222">
        <w:rPr>
          <w:rFonts w:ascii="Arial Narrow" w:hAnsi="Arial Narrow" w:cs="Arial"/>
          <w:sz w:val="22"/>
          <w:szCs w:val="22"/>
        </w:rPr>
        <w:t xml:space="preserve">. All documentation submitted with the </w:t>
      </w:r>
      <w:r>
        <w:rPr>
          <w:rFonts w:ascii="Arial Narrow" w:hAnsi="Arial Narrow" w:cs="Arial"/>
          <w:sz w:val="22"/>
          <w:szCs w:val="22"/>
          <w:lang w:val="en-US"/>
        </w:rPr>
        <w:t>bid</w:t>
      </w:r>
      <w:r w:rsidRPr="003F6222">
        <w:rPr>
          <w:rFonts w:ascii="Arial Narrow" w:hAnsi="Arial Narrow" w:cs="Arial"/>
          <w:sz w:val="22"/>
          <w:szCs w:val="22"/>
        </w:rPr>
        <w:t xml:space="preserve"> will become the property of the County.</w:t>
      </w:r>
    </w:p>
    <w:p w14:paraId="0B62CED9" w14:textId="77777777" w:rsidR="00BB475E" w:rsidRDefault="00BB475E" w:rsidP="00BB475E">
      <w:pPr>
        <w:spacing w:after="0" w:line="240" w:lineRule="auto"/>
        <w:textAlignment w:val="baseline"/>
        <w:rPr>
          <w:rFonts w:ascii="Arial Narrow" w:eastAsia="Arial" w:hAnsi="Arial Narrow"/>
          <w:color w:val="000000"/>
        </w:rPr>
      </w:pPr>
    </w:p>
    <w:p w14:paraId="0B62CEDA" w14:textId="77777777" w:rsidR="007D3730" w:rsidRPr="003E5996" w:rsidRDefault="007D3730" w:rsidP="007D3730">
      <w:pPr>
        <w:pStyle w:val="Heading3"/>
        <w:rPr>
          <w:lang w:val="en-US"/>
        </w:rPr>
      </w:pPr>
      <w:bookmarkStart w:id="161" w:name="_Toc220415614"/>
      <w:bookmarkStart w:id="162" w:name="_Toc454345616"/>
      <w:r>
        <w:rPr>
          <w:lang w:val="en-US"/>
        </w:rPr>
        <w:t>4.6</w:t>
      </w:r>
      <w:r>
        <w:tab/>
      </w:r>
      <w:r>
        <w:rPr>
          <w:lang w:val="en-US"/>
        </w:rPr>
        <w:t>Duplicate Bids</w:t>
      </w:r>
      <w:bookmarkEnd w:id="161"/>
    </w:p>
    <w:p w14:paraId="0B62CEDB" w14:textId="77777777" w:rsidR="007D3730" w:rsidRDefault="007D3730" w:rsidP="009C51B7">
      <w:pPr>
        <w:spacing w:after="0" w:line="240" w:lineRule="auto"/>
        <w:ind w:left="720"/>
        <w:jc w:val="both"/>
        <w:textAlignment w:val="baseline"/>
        <w:rPr>
          <w:rFonts w:ascii="Arial Narrow" w:eastAsia="Tahoma" w:hAnsi="Arial Narrow"/>
          <w:color w:val="000000"/>
          <w:spacing w:val="6"/>
        </w:rPr>
      </w:pPr>
      <w:r>
        <w:rPr>
          <w:rFonts w:ascii="Arial Narrow" w:eastAsia="Tahoma" w:hAnsi="Arial Narrow"/>
          <w:color w:val="000000"/>
          <w:spacing w:val="6"/>
        </w:rPr>
        <w:t xml:space="preserve">No more than one (1) bid from any </w:t>
      </w:r>
      <w:r w:rsidR="003D7743">
        <w:rPr>
          <w:rFonts w:ascii="Arial Narrow" w:eastAsia="Tahoma" w:hAnsi="Arial Narrow"/>
          <w:color w:val="000000"/>
          <w:spacing w:val="6"/>
        </w:rPr>
        <w:t>Bidder</w:t>
      </w:r>
      <w:r>
        <w:rPr>
          <w:rFonts w:ascii="Arial Narrow" w:eastAsia="Tahoma" w:hAnsi="Arial Narrow"/>
          <w:color w:val="000000"/>
          <w:spacing w:val="6"/>
        </w:rPr>
        <w:t xml:space="preserve">, including its subsidiaries, affiliated companies and </w:t>
      </w:r>
      <w:proofErr w:type="gramStart"/>
      <w:r>
        <w:rPr>
          <w:rFonts w:ascii="Arial Narrow" w:eastAsia="Tahoma" w:hAnsi="Arial Narrow"/>
          <w:color w:val="000000"/>
          <w:spacing w:val="6"/>
        </w:rPr>
        <w:t>franchisees</w:t>
      </w:r>
      <w:proofErr w:type="gramEnd"/>
      <w:r>
        <w:rPr>
          <w:rFonts w:ascii="Arial Narrow" w:eastAsia="Tahoma" w:hAnsi="Arial Narrow"/>
          <w:color w:val="000000"/>
          <w:spacing w:val="6"/>
        </w:rPr>
        <w:t xml:space="preserve"> will be considered by the County. In the event multiple bids are submitted in violation of this provision, the County will have the right to determine which bid will be considered, or at its sole option, reject all such multiple bids.</w:t>
      </w:r>
    </w:p>
    <w:p w14:paraId="0B62CEDC" w14:textId="77777777" w:rsidR="007D3730" w:rsidRPr="00DE76F1" w:rsidRDefault="007D3730" w:rsidP="009C51B7">
      <w:pPr>
        <w:spacing w:after="0"/>
        <w:ind w:left="720"/>
        <w:textAlignment w:val="baseline"/>
        <w:rPr>
          <w:rFonts w:ascii="Arial Narrow" w:eastAsia="Tahoma" w:hAnsi="Arial Narrow"/>
          <w:color w:val="000000"/>
          <w:spacing w:val="7"/>
        </w:rPr>
      </w:pPr>
    </w:p>
    <w:p w14:paraId="0B62CEDD" w14:textId="77777777" w:rsidR="007D3730" w:rsidRPr="003E5996" w:rsidRDefault="007D3730" w:rsidP="007D3730">
      <w:pPr>
        <w:pStyle w:val="Heading3"/>
        <w:rPr>
          <w:lang w:val="en-US"/>
        </w:rPr>
      </w:pPr>
      <w:bookmarkStart w:id="163" w:name="_Toc220415615"/>
      <w:r>
        <w:rPr>
          <w:lang w:val="en-US"/>
        </w:rPr>
        <w:t>4.7</w:t>
      </w:r>
      <w:r>
        <w:tab/>
      </w:r>
      <w:r>
        <w:rPr>
          <w:lang w:val="en-US"/>
        </w:rPr>
        <w:t>Withdrawal</w:t>
      </w:r>
      <w:bookmarkEnd w:id="163"/>
    </w:p>
    <w:p w14:paraId="0B62CEDE" w14:textId="77777777" w:rsidR="007D3730" w:rsidRPr="00DE76F1" w:rsidRDefault="007D3730" w:rsidP="007D3730">
      <w:pPr>
        <w:spacing w:after="0" w:line="240" w:lineRule="auto"/>
        <w:ind w:left="720"/>
        <w:textAlignment w:val="baseline"/>
        <w:rPr>
          <w:rFonts w:ascii="Arial Narrow" w:eastAsia="Tahoma" w:hAnsi="Arial Narrow"/>
          <w:color w:val="000000"/>
          <w:spacing w:val="7"/>
        </w:rPr>
      </w:pPr>
      <w:r>
        <w:rPr>
          <w:rFonts w:ascii="Arial Narrow" w:eastAsia="Tahoma" w:hAnsi="Arial Narrow"/>
          <w:color w:val="000000"/>
          <w:spacing w:val="6"/>
        </w:rPr>
        <w:lastRenderedPageBreak/>
        <w:t xml:space="preserve">Bids may be withdrawn </w:t>
      </w:r>
      <w:r w:rsidR="00F269C3">
        <w:rPr>
          <w:rFonts w:ascii="Arial Narrow" w:eastAsia="Tahoma" w:hAnsi="Arial Narrow"/>
          <w:color w:val="000000"/>
          <w:spacing w:val="6"/>
        </w:rPr>
        <w:t xml:space="preserve">through the BidNet Direct System </w:t>
      </w:r>
      <w:r>
        <w:rPr>
          <w:rFonts w:ascii="Arial Narrow" w:eastAsia="Tahoma" w:hAnsi="Arial Narrow"/>
          <w:color w:val="000000"/>
          <w:spacing w:val="6"/>
        </w:rPr>
        <w:t xml:space="preserve">prior to the </w:t>
      </w:r>
      <w:r w:rsidR="00A575DA">
        <w:rPr>
          <w:rFonts w:ascii="Arial Narrow" w:eastAsia="Tahoma" w:hAnsi="Arial Narrow"/>
          <w:color w:val="000000"/>
          <w:spacing w:val="6"/>
        </w:rPr>
        <w:t>bid</w:t>
      </w:r>
      <w:r>
        <w:rPr>
          <w:rFonts w:ascii="Arial Narrow" w:eastAsia="Tahoma" w:hAnsi="Arial Narrow"/>
          <w:color w:val="000000"/>
          <w:spacing w:val="6"/>
        </w:rPr>
        <w:t xml:space="preserve"> deadline indicated on the cover page of this IFB. No bid may be withdrawn after the deadline for submission.</w:t>
      </w:r>
    </w:p>
    <w:p w14:paraId="0B62CEDF" w14:textId="77777777" w:rsidR="007D3730" w:rsidRPr="00DE76F1" w:rsidRDefault="007D3730" w:rsidP="009C51B7">
      <w:pPr>
        <w:tabs>
          <w:tab w:val="left" w:pos="360"/>
          <w:tab w:val="left" w:pos="2160"/>
        </w:tabs>
        <w:spacing w:after="0"/>
        <w:ind w:left="720"/>
        <w:textAlignment w:val="baseline"/>
        <w:rPr>
          <w:rFonts w:ascii="Arial Narrow" w:eastAsia="Tahoma" w:hAnsi="Arial Narrow"/>
          <w:color w:val="000000"/>
          <w:spacing w:val="7"/>
        </w:rPr>
      </w:pPr>
    </w:p>
    <w:p w14:paraId="0B62CEE0" w14:textId="77777777" w:rsidR="00B0423D" w:rsidRPr="00500331" w:rsidRDefault="00B015BB" w:rsidP="00B0423D">
      <w:pPr>
        <w:pStyle w:val="Heading3"/>
      </w:pPr>
      <w:bookmarkStart w:id="164" w:name="_Toc220415616"/>
      <w:r>
        <w:rPr>
          <w:lang w:val="en-US"/>
        </w:rPr>
        <w:t>4.8</w:t>
      </w:r>
      <w:r w:rsidR="00B0423D">
        <w:tab/>
        <w:t>Evaluation Process</w:t>
      </w:r>
      <w:bookmarkEnd w:id="162"/>
      <w:bookmarkEnd w:id="164"/>
    </w:p>
    <w:p w14:paraId="0B62CEE1" w14:textId="77777777" w:rsidR="00B0423D" w:rsidRPr="00DE76F1" w:rsidRDefault="00B0423D" w:rsidP="00B0423D">
      <w:pPr>
        <w:spacing w:after="0" w:line="240" w:lineRule="auto"/>
        <w:ind w:left="720"/>
        <w:textAlignment w:val="baseline"/>
        <w:rPr>
          <w:rFonts w:ascii="Arial Narrow" w:eastAsia="Tahoma" w:hAnsi="Arial Narrow"/>
          <w:color w:val="000000"/>
          <w:spacing w:val="7"/>
        </w:rPr>
      </w:pPr>
      <w:r w:rsidRPr="00DE76F1">
        <w:rPr>
          <w:rFonts w:ascii="Arial Narrow" w:eastAsia="Tahoma" w:hAnsi="Arial Narrow"/>
          <w:color w:val="000000"/>
          <w:spacing w:val="6"/>
        </w:rPr>
        <w:t xml:space="preserve">All </w:t>
      </w:r>
      <w:r w:rsidR="00564B16">
        <w:rPr>
          <w:rFonts w:ascii="Arial Narrow" w:eastAsia="Tahoma" w:hAnsi="Arial Narrow"/>
          <w:color w:val="000000"/>
          <w:spacing w:val="6"/>
        </w:rPr>
        <w:t>b</w:t>
      </w:r>
      <w:r w:rsidRPr="00DE76F1">
        <w:rPr>
          <w:rFonts w:ascii="Arial Narrow" w:eastAsia="Tahoma" w:hAnsi="Arial Narrow"/>
          <w:color w:val="000000"/>
          <w:spacing w:val="6"/>
        </w:rPr>
        <w:t xml:space="preserve">ids will be reviewed for compliance with the </w:t>
      </w:r>
      <w:r w:rsidR="00097393">
        <w:rPr>
          <w:rFonts w:ascii="Arial Narrow" w:eastAsia="Tahoma" w:hAnsi="Arial Narrow"/>
          <w:color w:val="000000"/>
          <w:spacing w:val="6"/>
        </w:rPr>
        <w:t>mandatory minimum requirements</w:t>
      </w:r>
      <w:r w:rsidR="00927B47">
        <w:rPr>
          <w:rFonts w:ascii="Arial Narrow" w:eastAsia="Tahoma" w:hAnsi="Arial Narrow"/>
          <w:color w:val="000000"/>
          <w:spacing w:val="6"/>
        </w:rPr>
        <w:t xml:space="preserve"> </w:t>
      </w:r>
      <w:r w:rsidRPr="00DE76F1">
        <w:rPr>
          <w:rFonts w:ascii="Arial Narrow" w:eastAsia="Tahoma" w:hAnsi="Arial Narrow"/>
          <w:color w:val="000000"/>
          <w:spacing w:val="6"/>
        </w:rPr>
        <w:t xml:space="preserve">stated within this </w:t>
      </w:r>
      <w:r w:rsidR="007D5DA4">
        <w:rPr>
          <w:rFonts w:ascii="Arial Narrow" w:eastAsia="Tahoma" w:hAnsi="Arial Narrow"/>
          <w:color w:val="000000"/>
          <w:spacing w:val="6"/>
        </w:rPr>
        <w:t>IFB</w:t>
      </w:r>
      <w:r w:rsidRPr="00DE76F1">
        <w:rPr>
          <w:rFonts w:ascii="Arial Narrow" w:eastAsia="Tahoma" w:hAnsi="Arial Narrow"/>
          <w:color w:val="000000"/>
          <w:spacing w:val="6"/>
        </w:rPr>
        <w:t xml:space="preserve">. Bids </w:t>
      </w:r>
      <w:r w:rsidR="00A23044" w:rsidRPr="00DE76F1">
        <w:rPr>
          <w:rFonts w:ascii="Arial Narrow" w:eastAsia="Tahoma" w:hAnsi="Arial Narrow"/>
          <w:color w:val="000000"/>
          <w:spacing w:val="6"/>
        </w:rPr>
        <w:t xml:space="preserve">not in compliance with the </w:t>
      </w:r>
      <w:r w:rsidR="00097393">
        <w:rPr>
          <w:rFonts w:ascii="Arial Narrow" w:eastAsia="Tahoma" w:hAnsi="Arial Narrow"/>
          <w:color w:val="000000"/>
          <w:spacing w:val="6"/>
        </w:rPr>
        <w:t>mandatory minimum requirements</w:t>
      </w:r>
      <w:r w:rsidR="00927B47">
        <w:rPr>
          <w:rFonts w:ascii="Arial Narrow" w:eastAsia="Tahoma" w:hAnsi="Arial Narrow"/>
          <w:color w:val="000000"/>
          <w:spacing w:val="6"/>
        </w:rPr>
        <w:t xml:space="preserve"> </w:t>
      </w:r>
      <w:r w:rsidR="00A23044" w:rsidRPr="00DE76F1">
        <w:rPr>
          <w:rFonts w:ascii="Arial Narrow" w:eastAsia="Tahoma" w:hAnsi="Arial Narrow"/>
          <w:color w:val="000000"/>
          <w:spacing w:val="6"/>
        </w:rPr>
        <w:t>will be eliminated from further consideration</w:t>
      </w:r>
      <w:r w:rsidRPr="00DE76F1">
        <w:rPr>
          <w:rFonts w:ascii="Arial Narrow" w:eastAsia="Tahoma" w:hAnsi="Arial Narrow"/>
          <w:color w:val="000000"/>
          <w:spacing w:val="7"/>
        </w:rPr>
        <w:t>.</w:t>
      </w:r>
    </w:p>
    <w:p w14:paraId="0B62CEE2" w14:textId="77777777" w:rsidR="00B0423D" w:rsidRPr="00DE76F1" w:rsidRDefault="00B0423D" w:rsidP="00B0423D">
      <w:pPr>
        <w:tabs>
          <w:tab w:val="left" w:pos="360"/>
          <w:tab w:val="left" w:pos="2160"/>
        </w:tabs>
        <w:spacing w:after="0" w:line="240" w:lineRule="auto"/>
        <w:ind w:left="720"/>
        <w:textAlignment w:val="baseline"/>
        <w:rPr>
          <w:rFonts w:ascii="Arial Narrow" w:eastAsia="Tahoma" w:hAnsi="Arial Narrow"/>
          <w:color w:val="000000"/>
          <w:spacing w:val="7"/>
        </w:rPr>
      </w:pPr>
    </w:p>
    <w:p w14:paraId="0B62CEE3" w14:textId="77777777" w:rsidR="00B0423D" w:rsidRPr="00DE76F1" w:rsidRDefault="00B0423D" w:rsidP="00B0423D">
      <w:pPr>
        <w:tabs>
          <w:tab w:val="left" w:pos="360"/>
          <w:tab w:val="left" w:pos="2160"/>
        </w:tabs>
        <w:spacing w:after="0" w:line="240" w:lineRule="auto"/>
        <w:ind w:left="720"/>
        <w:textAlignment w:val="baseline"/>
        <w:rPr>
          <w:rFonts w:ascii="Arial Narrow" w:eastAsia="Tahoma" w:hAnsi="Arial Narrow"/>
          <w:color w:val="000000"/>
          <w:spacing w:val="7"/>
        </w:rPr>
      </w:pPr>
      <w:r w:rsidRPr="00DE76F1">
        <w:rPr>
          <w:rFonts w:ascii="Arial Narrow" w:eastAsia="Tahoma" w:hAnsi="Arial Narrow"/>
          <w:color w:val="000000"/>
          <w:spacing w:val="7"/>
        </w:rPr>
        <w:t xml:space="preserve">A.  Wayne County may contact the </w:t>
      </w:r>
      <w:r w:rsidR="003D7743">
        <w:rPr>
          <w:rFonts w:ascii="Arial Narrow" w:eastAsia="Tahoma" w:hAnsi="Arial Narrow"/>
          <w:color w:val="000000"/>
          <w:spacing w:val="7"/>
        </w:rPr>
        <w:t>Bidder</w:t>
      </w:r>
      <w:r w:rsidRPr="00DE76F1">
        <w:rPr>
          <w:rFonts w:ascii="Arial Narrow" w:eastAsia="Tahoma" w:hAnsi="Arial Narrow"/>
          <w:color w:val="000000"/>
          <w:spacing w:val="7"/>
        </w:rPr>
        <w:t xml:space="preserve"> for clarification of the </w:t>
      </w:r>
      <w:r w:rsidR="00564B16">
        <w:rPr>
          <w:rFonts w:ascii="Arial Narrow" w:eastAsia="Tahoma" w:hAnsi="Arial Narrow"/>
          <w:color w:val="000000"/>
          <w:spacing w:val="7"/>
        </w:rPr>
        <w:t>b</w:t>
      </w:r>
      <w:r w:rsidRPr="00DE76F1">
        <w:rPr>
          <w:rFonts w:ascii="Arial Narrow" w:eastAsia="Tahoma" w:hAnsi="Arial Narrow"/>
          <w:color w:val="000000"/>
          <w:spacing w:val="7"/>
        </w:rPr>
        <w:t>id</w:t>
      </w:r>
    </w:p>
    <w:p w14:paraId="0B62CEE4" w14:textId="77777777" w:rsidR="00B0423D" w:rsidRPr="00DE76F1" w:rsidRDefault="00B24F85" w:rsidP="00B0423D">
      <w:pPr>
        <w:tabs>
          <w:tab w:val="left" w:pos="360"/>
          <w:tab w:val="left" w:pos="2160"/>
        </w:tabs>
        <w:spacing w:after="0" w:line="240" w:lineRule="auto"/>
        <w:ind w:left="720"/>
        <w:textAlignment w:val="baseline"/>
        <w:rPr>
          <w:rFonts w:ascii="Arial Narrow" w:eastAsia="Tahoma" w:hAnsi="Arial Narrow"/>
          <w:color w:val="000000"/>
          <w:spacing w:val="7"/>
        </w:rPr>
      </w:pPr>
      <w:r w:rsidRPr="00DE76F1">
        <w:rPr>
          <w:rFonts w:ascii="Arial Narrow" w:eastAsia="Tahoma" w:hAnsi="Arial Narrow"/>
          <w:color w:val="000000"/>
          <w:spacing w:val="7"/>
        </w:rPr>
        <w:t>B</w:t>
      </w:r>
      <w:r w:rsidR="00B0423D" w:rsidRPr="00DE76F1">
        <w:rPr>
          <w:rFonts w:ascii="Arial Narrow" w:eastAsia="Tahoma" w:hAnsi="Arial Narrow"/>
          <w:color w:val="000000"/>
          <w:spacing w:val="7"/>
        </w:rPr>
        <w:t xml:space="preserve">.  Wayne County may require the </w:t>
      </w:r>
      <w:r w:rsidR="003D7743">
        <w:rPr>
          <w:rFonts w:ascii="Arial Narrow" w:eastAsia="Tahoma" w:hAnsi="Arial Narrow"/>
          <w:color w:val="000000"/>
          <w:spacing w:val="7"/>
        </w:rPr>
        <w:t>Bidder</w:t>
      </w:r>
      <w:r w:rsidR="00B0423D" w:rsidRPr="00DE76F1">
        <w:rPr>
          <w:rFonts w:ascii="Arial Narrow" w:eastAsia="Tahoma" w:hAnsi="Arial Narrow"/>
          <w:color w:val="000000"/>
          <w:spacing w:val="7"/>
        </w:rPr>
        <w:t xml:space="preserve"> to submit additional and/or supporting materials</w:t>
      </w:r>
    </w:p>
    <w:p w14:paraId="0B62CEE5" w14:textId="77777777" w:rsidR="008B7CF0" w:rsidRDefault="00B24F85" w:rsidP="008B7CF0">
      <w:pPr>
        <w:tabs>
          <w:tab w:val="left" w:pos="360"/>
          <w:tab w:val="left" w:pos="2160"/>
        </w:tabs>
        <w:spacing w:after="0" w:line="240" w:lineRule="auto"/>
        <w:ind w:left="990" w:hanging="270"/>
        <w:textAlignment w:val="baseline"/>
        <w:rPr>
          <w:rFonts w:ascii="Arial Narrow" w:eastAsia="Tahoma" w:hAnsi="Arial Narrow"/>
          <w:color w:val="000000"/>
        </w:rPr>
      </w:pPr>
      <w:r w:rsidRPr="00DE76F1">
        <w:rPr>
          <w:rFonts w:ascii="Arial Narrow" w:eastAsia="Tahoma" w:hAnsi="Arial Narrow"/>
          <w:color w:val="000000"/>
        </w:rPr>
        <w:t>C</w:t>
      </w:r>
      <w:r w:rsidR="00B0423D" w:rsidRPr="00DE76F1">
        <w:rPr>
          <w:rFonts w:ascii="Arial Narrow" w:eastAsia="Tahoma" w:hAnsi="Arial Narrow"/>
          <w:color w:val="000000"/>
        </w:rPr>
        <w:t xml:space="preserve">.  Responsive bids will be evaluated on the factors identified in this </w:t>
      </w:r>
      <w:r w:rsidR="007D5DA4">
        <w:rPr>
          <w:rFonts w:ascii="Arial Narrow" w:eastAsia="Tahoma" w:hAnsi="Arial Narrow"/>
          <w:color w:val="000000"/>
        </w:rPr>
        <w:t>IFB</w:t>
      </w:r>
      <w:r w:rsidR="002361C2">
        <w:rPr>
          <w:rFonts w:ascii="Arial Narrow" w:eastAsia="Tahoma" w:hAnsi="Arial Narrow"/>
          <w:color w:val="000000"/>
        </w:rPr>
        <w:t>.</w:t>
      </w:r>
      <w:r w:rsidR="006B430C">
        <w:rPr>
          <w:rFonts w:ascii="Arial Narrow" w:eastAsia="Tahoma" w:hAnsi="Arial Narrow"/>
          <w:color w:val="000000"/>
        </w:rPr>
        <w:t xml:space="preserve"> </w:t>
      </w:r>
      <w:r w:rsidR="00B0423D" w:rsidRPr="00DE76F1">
        <w:rPr>
          <w:rFonts w:ascii="Arial Narrow" w:eastAsia="Tahoma" w:hAnsi="Arial Narrow"/>
          <w:color w:val="000000"/>
        </w:rPr>
        <w:t xml:space="preserve">The </w:t>
      </w:r>
      <w:r w:rsidR="003D7743">
        <w:rPr>
          <w:rFonts w:ascii="Arial Narrow" w:eastAsia="Tahoma" w:hAnsi="Arial Narrow"/>
          <w:color w:val="000000"/>
        </w:rPr>
        <w:t>Bidder</w:t>
      </w:r>
      <w:r w:rsidR="00B0423D" w:rsidRPr="00DE76F1">
        <w:rPr>
          <w:rFonts w:ascii="Arial Narrow" w:eastAsia="Tahoma" w:hAnsi="Arial Narrow"/>
          <w:color w:val="000000"/>
        </w:rPr>
        <w:t>(s) whose bid is advantageous</w:t>
      </w:r>
      <w:r w:rsidR="00097393">
        <w:rPr>
          <w:rFonts w:ascii="Arial Narrow" w:eastAsia="Tahoma" w:hAnsi="Arial Narrow"/>
          <w:color w:val="000000"/>
        </w:rPr>
        <w:t xml:space="preserve"> to </w:t>
      </w:r>
      <w:r w:rsidR="00927B47">
        <w:rPr>
          <w:rFonts w:ascii="Arial Narrow" w:eastAsia="Tahoma" w:hAnsi="Arial Narrow"/>
          <w:color w:val="000000"/>
        </w:rPr>
        <w:t>the County,</w:t>
      </w:r>
      <w:r w:rsidR="00B0423D" w:rsidRPr="00DE76F1">
        <w:rPr>
          <w:rFonts w:ascii="Arial Narrow" w:eastAsia="Tahoma" w:hAnsi="Arial Narrow"/>
          <w:color w:val="000000"/>
        </w:rPr>
        <w:t xml:space="preserve"> taking into consideration the evaluation factors, will be recommended for award approval</w:t>
      </w:r>
      <w:r w:rsidR="00564B16">
        <w:rPr>
          <w:rFonts w:ascii="Arial Narrow" w:eastAsia="Tahoma" w:hAnsi="Arial Narrow"/>
          <w:color w:val="000000"/>
        </w:rPr>
        <w:t>.</w:t>
      </w:r>
    </w:p>
    <w:p w14:paraId="0B62CEE6" w14:textId="77777777" w:rsidR="00672682" w:rsidRDefault="00672682" w:rsidP="008B7CF0">
      <w:pPr>
        <w:tabs>
          <w:tab w:val="left" w:pos="360"/>
          <w:tab w:val="left" w:pos="2160"/>
        </w:tabs>
        <w:spacing w:after="0" w:line="240" w:lineRule="auto"/>
        <w:ind w:left="990" w:hanging="270"/>
        <w:textAlignment w:val="baseline"/>
        <w:rPr>
          <w:rFonts w:ascii="Arial Narrow" w:eastAsia="Tahoma" w:hAnsi="Arial Narrow"/>
          <w:color w:val="000000"/>
        </w:rPr>
      </w:pPr>
    </w:p>
    <w:p w14:paraId="0B62CEE7" w14:textId="77777777" w:rsidR="00672682" w:rsidRDefault="00672682" w:rsidP="006B430C">
      <w:pPr>
        <w:autoSpaceDE w:val="0"/>
        <w:autoSpaceDN w:val="0"/>
        <w:adjustRightInd w:val="0"/>
        <w:spacing w:after="0" w:line="240" w:lineRule="auto"/>
        <w:ind w:left="720"/>
        <w:jc w:val="both"/>
        <w:rPr>
          <w:rStyle w:val="Strong"/>
          <w:rFonts w:ascii="Arial Narrow" w:hAnsi="Arial Narrow"/>
          <w:b w:val="0"/>
        </w:rPr>
      </w:pPr>
      <w:r w:rsidRPr="00C174AD">
        <w:rPr>
          <w:rStyle w:val="Strong"/>
          <w:rFonts w:ascii="Arial Narrow" w:hAnsi="Arial Narrow"/>
          <w:b w:val="0"/>
        </w:rPr>
        <w:t xml:space="preserve">Each </w:t>
      </w:r>
      <w:r>
        <w:rPr>
          <w:rStyle w:val="Strong"/>
          <w:rFonts w:ascii="Arial Narrow" w:hAnsi="Arial Narrow"/>
          <w:b w:val="0"/>
        </w:rPr>
        <w:t>bid</w:t>
      </w:r>
      <w:r w:rsidRPr="00C174AD">
        <w:rPr>
          <w:rStyle w:val="Strong"/>
          <w:rFonts w:ascii="Arial Narrow" w:hAnsi="Arial Narrow"/>
          <w:b w:val="0"/>
        </w:rPr>
        <w:t xml:space="preserve"> that is timely received will be evaluated on its merit and completeness of all requested information. In preparing </w:t>
      </w:r>
      <w:r>
        <w:rPr>
          <w:rStyle w:val="Strong"/>
          <w:rFonts w:ascii="Arial Narrow" w:hAnsi="Arial Narrow"/>
          <w:b w:val="0"/>
        </w:rPr>
        <w:t>bid responses</w:t>
      </w:r>
      <w:r w:rsidRPr="00C174AD">
        <w:rPr>
          <w:rStyle w:val="Strong"/>
          <w:rFonts w:ascii="Arial Narrow" w:hAnsi="Arial Narrow"/>
          <w:b w:val="0"/>
        </w:rPr>
        <w:t xml:space="preserve">, </w:t>
      </w:r>
      <w:r w:rsidR="003D7743">
        <w:rPr>
          <w:rStyle w:val="Strong"/>
          <w:rFonts w:ascii="Arial Narrow" w:hAnsi="Arial Narrow"/>
          <w:b w:val="0"/>
        </w:rPr>
        <w:t>Bidder</w:t>
      </w:r>
      <w:r w:rsidRPr="00C174AD">
        <w:rPr>
          <w:rStyle w:val="Strong"/>
          <w:rFonts w:ascii="Arial Narrow" w:hAnsi="Arial Narrow"/>
          <w:b w:val="0"/>
        </w:rPr>
        <w:t xml:space="preserve">s are advised to rely only upon the contents of this </w:t>
      </w:r>
      <w:r>
        <w:rPr>
          <w:rStyle w:val="Strong"/>
          <w:rFonts w:ascii="Arial Narrow" w:hAnsi="Arial Narrow"/>
          <w:b w:val="0"/>
        </w:rPr>
        <w:t>IFB</w:t>
      </w:r>
      <w:r w:rsidRPr="00C174AD">
        <w:rPr>
          <w:rStyle w:val="Strong"/>
          <w:rFonts w:ascii="Arial Narrow" w:hAnsi="Arial Narrow"/>
          <w:b w:val="0"/>
        </w:rPr>
        <w:t xml:space="preserve"> and accompanying documents and any written clarifications or addenda issued by the County. If a </w:t>
      </w:r>
      <w:r w:rsidR="003D7743">
        <w:rPr>
          <w:rStyle w:val="Strong"/>
          <w:rFonts w:ascii="Arial Narrow" w:hAnsi="Arial Narrow"/>
          <w:b w:val="0"/>
        </w:rPr>
        <w:t>Bidder</w:t>
      </w:r>
      <w:r w:rsidRPr="00C174AD">
        <w:rPr>
          <w:rStyle w:val="Strong"/>
          <w:rFonts w:ascii="Arial Narrow" w:hAnsi="Arial Narrow"/>
          <w:b w:val="0"/>
        </w:rPr>
        <w:t xml:space="preserve"> finds a discrepancy, error, or omission in the </w:t>
      </w:r>
      <w:r>
        <w:rPr>
          <w:rStyle w:val="Strong"/>
          <w:rFonts w:ascii="Arial Narrow" w:hAnsi="Arial Narrow"/>
          <w:b w:val="0"/>
        </w:rPr>
        <w:t>bid</w:t>
      </w:r>
      <w:r w:rsidRPr="00C174AD">
        <w:rPr>
          <w:rStyle w:val="Strong"/>
          <w:rFonts w:ascii="Arial Narrow" w:hAnsi="Arial Narrow"/>
          <w:b w:val="0"/>
        </w:rPr>
        <w:t xml:space="preserve"> package, or requires any written addendum thereto, the </w:t>
      </w:r>
      <w:r w:rsidR="003D7743">
        <w:rPr>
          <w:rStyle w:val="Strong"/>
          <w:rFonts w:ascii="Arial Narrow" w:hAnsi="Arial Narrow"/>
          <w:b w:val="0"/>
        </w:rPr>
        <w:t>Bidder</w:t>
      </w:r>
      <w:r w:rsidRPr="00C174AD">
        <w:rPr>
          <w:rStyle w:val="Strong"/>
          <w:rFonts w:ascii="Arial Narrow" w:hAnsi="Arial Narrow"/>
          <w:b w:val="0"/>
        </w:rPr>
        <w:t xml:space="preserve"> is requested to notify the P</w:t>
      </w:r>
      <w:r>
        <w:rPr>
          <w:rStyle w:val="Strong"/>
          <w:rFonts w:ascii="Arial Narrow" w:hAnsi="Arial Narrow"/>
          <w:b w:val="0"/>
        </w:rPr>
        <w:t>rocurement</w:t>
      </w:r>
      <w:r w:rsidRPr="00C174AD">
        <w:rPr>
          <w:rStyle w:val="Strong"/>
          <w:rFonts w:ascii="Arial Narrow" w:hAnsi="Arial Narrow"/>
          <w:b w:val="0"/>
        </w:rPr>
        <w:t xml:space="preserve"> Contact noted on the cover of this </w:t>
      </w:r>
      <w:r>
        <w:rPr>
          <w:rStyle w:val="Strong"/>
          <w:rFonts w:ascii="Arial Narrow" w:hAnsi="Arial Narrow"/>
          <w:b w:val="0"/>
        </w:rPr>
        <w:t>IFB</w:t>
      </w:r>
      <w:r w:rsidRPr="00C174AD">
        <w:rPr>
          <w:rStyle w:val="Strong"/>
          <w:rFonts w:ascii="Arial Narrow" w:hAnsi="Arial Narrow"/>
          <w:b w:val="0"/>
        </w:rPr>
        <w:t xml:space="preserve">, so that written clarification may be sent to all prospective </w:t>
      </w:r>
      <w:r w:rsidR="003D7743">
        <w:rPr>
          <w:rStyle w:val="Strong"/>
          <w:rFonts w:ascii="Arial Narrow" w:hAnsi="Arial Narrow"/>
          <w:b w:val="0"/>
        </w:rPr>
        <w:t>Bidder</w:t>
      </w:r>
      <w:r w:rsidRPr="00C174AD">
        <w:rPr>
          <w:rStyle w:val="Strong"/>
          <w:rFonts w:ascii="Arial Narrow" w:hAnsi="Arial Narrow"/>
          <w:b w:val="0"/>
        </w:rPr>
        <w:t xml:space="preserve">s. The County is not responsible for oral representations. All questions must be submitted in writing to the </w:t>
      </w:r>
      <w:r>
        <w:rPr>
          <w:rStyle w:val="Strong"/>
          <w:rFonts w:ascii="Arial Narrow" w:hAnsi="Arial Narrow"/>
          <w:b w:val="0"/>
        </w:rPr>
        <w:t>Procurement</w:t>
      </w:r>
      <w:r w:rsidRPr="00C174AD">
        <w:rPr>
          <w:rStyle w:val="Strong"/>
          <w:rFonts w:ascii="Arial Narrow" w:hAnsi="Arial Narrow"/>
          <w:b w:val="0"/>
        </w:rPr>
        <w:t xml:space="preserve"> Contact only before the Question Deadline indicated on the </w:t>
      </w:r>
      <w:r>
        <w:rPr>
          <w:rStyle w:val="Strong"/>
          <w:rFonts w:ascii="Arial Narrow" w:hAnsi="Arial Narrow"/>
          <w:b w:val="0"/>
        </w:rPr>
        <w:t>cover page</w:t>
      </w:r>
      <w:r w:rsidRPr="00C174AD">
        <w:rPr>
          <w:rStyle w:val="Strong"/>
          <w:rFonts w:ascii="Arial Narrow" w:hAnsi="Arial Narrow"/>
          <w:b w:val="0"/>
        </w:rPr>
        <w:t xml:space="preserve"> of this document. All answers will be issued in the form of a written addendum. </w:t>
      </w:r>
      <w:r>
        <w:rPr>
          <w:rStyle w:val="Strong"/>
          <w:rFonts w:ascii="Arial Narrow" w:hAnsi="Arial Narrow"/>
          <w:b w:val="0"/>
        </w:rPr>
        <w:t xml:space="preserve"> </w:t>
      </w:r>
    </w:p>
    <w:p w14:paraId="0B62CEE8" w14:textId="77777777" w:rsidR="00425D45" w:rsidRDefault="00425D45" w:rsidP="006B430C">
      <w:pPr>
        <w:autoSpaceDE w:val="0"/>
        <w:autoSpaceDN w:val="0"/>
        <w:adjustRightInd w:val="0"/>
        <w:spacing w:after="0" w:line="240" w:lineRule="auto"/>
        <w:ind w:left="720"/>
        <w:jc w:val="both"/>
        <w:rPr>
          <w:rStyle w:val="Strong"/>
          <w:rFonts w:ascii="Arial Narrow" w:hAnsi="Arial Narrow"/>
          <w:b w:val="0"/>
        </w:rPr>
      </w:pPr>
    </w:p>
    <w:p w14:paraId="0B62CEE9" w14:textId="77777777" w:rsidR="00425D45" w:rsidRDefault="00425D45" w:rsidP="00BE1D89">
      <w:pPr>
        <w:tabs>
          <w:tab w:val="left" w:pos="720"/>
          <w:tab w:val="left" w:pos="1080"/>
        </w:tabs>
        <w:spacing w:line="240" w:lineRule="auto"/>
        <w:ind w:left="720" w:right="547"/>
        <w:jc w:val="both"/>
        <w:rPr>
          <w:rFonts w:ascii="Arial Narrow" w:hAnsi="Arial Narrow" w:cs="Arial"/>
        </w:rPr>
      </w:pPr>
      <w:r w:rsidRPr="00E23B39">
        <w:rPr>
          <w:rFonts w:ascii="Arial Narrow" w:hAnsi="Arial Narrow" w:cs="Arial"/>
        </w:rPr>
        <w:t>Provide a County Based Enterprise, Targeted Growth Community Enterprise, or other Wayne County Advantage program certificate (</w:t>
      </w:r>
      <w:r>
        <w:rPr>
          <w:rFonts w:ascii="Arial Narrow" w:hAnsi="Arial Narrow" w:cs="Arial"/>
        </w:rPr>
        <w:t>See Section 1.10</w:t>
      </w:r>
      <w:r w:rsidRPr="00E23B39">
        <w:rPr>
          <w:rFonts w:ascii="Arial Narrow" w:hAnsi="Arial Narrow" w:cs="Arial"/>
        </w:rPr>
        <w:t xml:space="preserve">) if </w:t>
      </w:r>
      <w:r>
        <w:rPr>
          <w:rFonts w:ascii="Arial Narrow" w:hAnsi="Arial Narrow" w:cs="Arial"/>
        </w:rPr>
        <w:t>applicable</w:t>
      </w:r>
      <w:r w:rsidRPr="00E23B39">
        <w:rPr>
          <w:rFonts w:ascii="Arial Narrow" w:hAnsi="Arial Narrow" w:cs="Arial"/>
        </w:rPr>
        <w:t>; otherwise</w:t>
      </w:r>
      <w:r>
        <w:rPr>
          <w:rFonts w:ascii="Arial Narrow" w:hAnsi="Arial Narrow" w:cs="Arial"/>
        </w:rPr>
        <w:t>,</w:t>
      </w:r>
      <w:r w:rsidRPr="00E23B39">
        <w:rPr>
          <w:rFonts w:ascii="Arial Narrow" w:hAnsi="Arial Narrow" w:cs="Arial"/>
        </w:rPr>
        <w:t xml:space="preserve"> </w:t>
      </w:r>
      <w:r>
        <w:rPr>
          <w:rFonts w:ascii="Arial Narrow" w:hAnsi="Arial Narrow" w:cs="Arial"/>
        </w:rPr>
        <w:t>evaluation credits</w:t>
      </w:r>
      <w:r w:rsidRPr="00E23B39">
        <w:rPr>
          <w:rFonts w:ascii="Arial Narrow" w:hAnsi="Arial Narrow" w:cs="Arial"/>
        </w:rPr>
        <w:t xml:space="preserve"> will not be considered</w:t>
      </w:r>
      <w:r>
        <w:rPr>
          <w:rFonts w:ascii="Arial Narrow" w:hAnsi="Arial Narrow" w:cs="Arial"/>
        </w:rPr>
        <w:t>.</w:t>
      </w:r>
    </w:p>
    <w:p w14:paraId="0B62CEEA" w14:textId="77777777" w:rsidR="00672682" w:rsidRDefault="00672682" w:rsidP="00B0423D">
      <w:pPr>
        <w:spacing w:after="0" w:line="240" w:lineRule="auto"/>
        <w:ind w:right="216"/>
        <w:rPr>
          <w:rFonts w:ascii="Arial Narrow" w:hAnsi="Arial Narrow"/>
        </w:rPr>
      </w:pPr>
    </w:p>
    <w:p w14:paraId="0B62CEEB" w14:textId="77777777" w:rsidR="005A66C5" w:rsidRPr="00E4365C" w:rsidRDefault="00B015BB" w:rsidP="005A66C5">
      <w:pPr>
        <w:pStyle w:val="Heading3"/>
      </w:pPr>
      <w:bookmarkStart w:id="165" w:name="_Toc353999826"/>
      <w:bookmarkStart w:id="166" w:name="_Toc454345617"/>
      <w:bookmarkStart w:id="167" w:name="_Toc220415617"/>
      <w:bookmarkEnd w:id="158"/>
      <w:r>
        <w:rPr>
          <w:lang w:val="en-US"/>
        </w:rPr>
        <w:t>4.9</w:t>
      </w:r>
      <w:r w:rsidR="005A66C5">
        <w:tab/>
      </w:r>
      <w:r w:rsidR="005A66C5" w:rsidRPr="00B57F10">
        <w:t>Optional Tools to Enhance Evaluation Process</w:t>
      </w:r>
      <w:bookmarkEnd w:id="165"/>
      <w:bookmarkEnd w:id="166"/>
      <w:bookmarkEnd w:id="167"/>
    </w:p>
    <w:p w14:paraId="0B62CEEC" w14:textId="77777777" w:rsidR="005A66C5" w:rsidRPr="00153A06" w:rsidRDefault="00B0423D" w:rsidP="006B430C">
      <w:pPr>
        <w:autoSpaceDE w:val="0"/>
        <w:autoSpaceDN w:val="0"/>
        <w:adjustRightInd w:val="0"/>
        <w:spacing w:after="0" w:line="240" w:lineRule="auto"/>
        <w:ind w:left="720"/>
        <w:jc w:val="both"/>
        <w:rPr>
          <w:rFonts w:ascii="Arial Narrow" w:hAnsi="Arial Narrow"/>
          <w:bCs/>
          <w:iCs/>
        </w:rPr>
      </w:pPr>
      <w:r>
        <w:rPr>
          <w:rFonts w:ascii="Arial Narrow" w:hAnsi="Arial Narrow"/>
          <w:bCs/>
        </w:rPr>
        <w:t>Wayne County</w:t>
      </w:r>
      <w:r w:rsidR="004F79BF">
        <w:rPr>
          <w:rFonts w:ascii="Arial Narrow" w:hAnsi="Arial Narrow"/>
          <w:bCs/>
        </w:rPr>
        <w:t>,</w:t>
      </w:r>
      <w:r w:rsidR="005A66C5" w:rsidRPr="00153A06">
        <w:rPr>
          <w:rFonts w:ascii="Arial Narrow" w:hAnsi="Arial Narrow"/>
          <w:bCs/>
        </w:rPr>
        <w:t xml:space="preserve"> during the evaluation of </w:t>
      </w:r>
      <w:r w:rsidR="00564B16">
        <w:rPr>
          <w:rFonts w:ascii="Arial Narrow" w:hAnsi="Arial Narrow"/>
          <w:bCs/>
        </w:rPr>
        <w:t>bid</w:t>
      </w:r>
      <w:r w:rsidR="005A66C5" w:rsidRPr="00153A06">
        <w:rPr>
          <w:rFonts w:ascii="Arial Narrow" w:hAnsi="Arial Narrow"/>
          <w:bCs/>
        </w:rPr>
        <w:t xml:space="preserve">s may find it necessary to utilize one or multiple tools, as listed below, to facilitate their understanding of the </w:t>
      </w:r>
      <w:r w:rsidR="00564B16">
        <w:rPr>
          <w:rFonts w:ascii="Arial Narrow" w:hAnsi="Arial Narrow"/>
          <w:bCs/>
        </w:rPr>
        <w:t>bid</w:t>
      </w:r>
      <w:r w:rsidR="005A66C5" w:rsidRPr="00153A06">
        <w:rPr>
          <w:rFonts w:ascii="Arial Narrow" w:hAnsi="Arial Narrow"/>
          <w:bCs/>
        </w:rPr>
        <w:t xml:space="preserve">(s) </w:t>
      </w:r>
      <w:proofErr w:type="gramStart"/>
      <w:r w:rsidR="005A66C5" w:rsidRPr="00153A06">
        <w:rPr>
          <w:rFonts w:ascii="Arial Narrow" w:hAnsi="Arial Narrow"/>
          <w:bCs/>
        </w:rPr>
        <w:t>in order to</w:t>
      </w:r>
      <w:proofErr w:type="gramEnd"/>
      <w:r w:rsidR="005A66C5" w:rsidRPr="00153A06">
        <w:rPr>
          <w:rFonts w:ascii="Arial Narrow" w:hAnsi="Arial Narrow"/>
          <w:bCs/>
        </w:rPr>
        <w:t xml:space="preserve"> select the best offering to </w:t>
      </w:r>
      <w:r>
        <w:rPr>
          <w:rFonts w:ascii="Arial Narrow" w:hAnsi="Arial Narrow"/>
          <w:bCs/>
        </w:rPr>
        <w:t>Wayne County</w:t>
      </w:r>
      <w:r w:rsidR="005A66C5" w:rsidRPr="00153A06">
        <w:rPr>
          <w:rFonts w:ascii="Arial Narrow" w:hAnsi="Arial Narrow"/>
          <w:bCs/>
        </w:rPr>
        <w:t>.</w:t>
      </w:r>
    </w:p>
    <w:p w14:paraId="0B62CEED" w14:textId="77777777" w:rsidR="005A66C5" w:rsidRDefault="005A66C5" w:rsidP="005A66C5">
      <w:pPr>
        <w:autoSpaceDE w:val="0"/>
        <w:autoSpaceDN w:val="0"/>
        <w:adjustRightInd w:val="0"/>
        <w:spacing w:after="0" w:line="240" w:lineRule="auto"/>
        <w:ind w:left="720"/>
        <w:rPr>
          <w:rFonts w:ascii="Arial Narrow" w:hAnsi="Arial Narrow"/>
          <w:bCs/>
        </w:rPr>
      </w:pPr>
      <w:bookmarkStart w:id="168" w:name="_Toc353999827"/>
    </w:p>
    <w:p w14:paraId="0B62CEEE" w14:textId="77777777" w:rsidR="005A66C5" w:rsidRPr="00153A06" w:rsidRDefault="001267F3" w:rsidP="000D07BC">
      <w:pPr>
        <w:tabs>
          <w:tab w:val="left" w:pos="1440"/>
        </w:tabs>
        <w:autoSpaceDE w:val="0"/>
        <w:autoSpaceDN w:val="0"/>
        <w:adjustRightInd w:val="0"/>
        <w:spacing w:after="0" w:line="240" w:lineRule="auto"/>
        <w:ind w:left="720"/>
        <w:rPr>
          <w:rFonts w:ascii="Arial Narrow" w:hAnsi="Arial Narrow"/>
          <w:b/>
          <w:bCs/>
        </w:rPr>
      </w:pPr>
      <w:r>
        <w:rPr>
          <w:rFonts w:ascii="Arial Narrow" w:hAnsi="Arial Narrow"/>
          <w:bCs/>
        </w:rPr>
        <w:t>4.9</w:t>
      </w:r>
      <w:r w:rsidR="00AD6B09">
        <w:rPr>
          <w:rFonts w:ascii="Arial Narrow" w:hAnsi="Arial Narrow"/>
          <w:bCs/>
        </w:rPr>
        <w:t>.</w:t>
      </w:r>
      <w:r w:rsidR="005A66C5" w:rsidRPr="00E4365C">
        <w:rPr>
          <w:rFonts w:ascii="Arial Narrow" w:hAnsi="Arial Narrow"/>
          <w:bCs/>
        </w:rPr>
        <w:t>1</w:t>
      </w:r>
      <w:r w:rsidR="000D07BC">
        <w:rPr>
          <w:rFonts w:ascii="Arial Narrow" w:hAnsi="Arial Narrow"/>
          <w:bCs/>
        </w:rPr>
        <w:tab/>
      </w:r>
      <w:r w:rsidR="005A66C5" w:rsidRPr="00E4365C">
        <w:rPr>
          <w:rFonts w:ascii="Arial Narrow" w:hAnsi="Arial Narrow"/>
          <w:b/>
          <w:bCs/>
        </w:rPr>
        <w:t xml:space="preserve">Clarifications </w:t>
      </w:r>
      <w:bookmarkEnd w:id="168"/>
    </w:p>
    <w:p w14:paraId="0B62CEEF" w14:textId="77777777" w:rsidR="00CA28E4" w:rsidRPr="003B1421" w:rsidRDefault="00CA28E4" w:rsidP="006B430C">
      <w:pPr>
        <w:autoSpaceDE w:val="0"/>
        <w:autoSpaceDN w:val="0"/>
        <w:adjustRightInd w:val="0"/>
        <w:spacing w:after="0" w:line="240" w:lineRule="auto"/>
        <w:ind w:left="1440"/>
        <w:jc w:val="both"/>
        <w:rPr>
          <w:rFonts w:ascii="Arial Narrow" w:hAnsi="Arial Narrow"/>
          <w:b/>
          <w:bCs/>
        </w:rPr>
      </w:pPr>
      <w:r>
        <w:rPr>
          <w:rFonts w:ascii="Arial Narrow" w:hAnsi="Arial Narrow"/>
          <w:bCs/>
        </w:rPr>
        <w:t>Wayne County may issue a clarific</w:t>
      </w:r>
      <w:r w:rsidRPr="00153A06">
        <w:rPr>
          <w:rFonts w:ascii="Arial Narrow" w:hAnsi="Arial Narrow"/>
          <w:bCs/>
        </w:rPr>
        <w:t xml:space="preserve">ation request, in writing, to one or all </w:t>
      </w:r>
      <w:r w:rsidR="003D7743">
        <w:rPr>
          <w:rFonts w:ascii="Arial Narrow" w:hAnsi="Arial Narrow"/>
          <w:bCs/>
        </w:rPr>
        <w:t>Bidder</w:t>
      </w:r>
      <w:r w:rsidRPr="00153A06">
        <w:rPr>
          <w:rFonts w:ascii="Arial Narrow" w:hAnsi="Arial Narrow"/>
          <w:bCs/>
        </w:rPr>
        <w:t xml:space="preserve">s.  A clarification request does not allow a </w:t>
      </w:r>
      <w:r w:rsidR="003D7743">
        <w:rPr>
          <w:rFonts w:ascii="Arial Narrow" w:hAnsi="Arial Narrow"/>
          <w:bCs/>
        </w:rPr>
        <w:t>Bidder</w:t>
      </w:r>
      <w:r w:rsidRPr="00153A06">
        <w:rPr>
          <w:rFonts w:ascii="Arial Narrow" w:hAnsi="Arial Narrow"/>
          <w:bCs/>
        </w:rPr>
        <w:t xml:space="preserve"> to change its </w:t>
      </w:r>
      <w:r>
        <w:rPr>
          <w:rFonts w:ascii="Arial Narrow" w:hAnsi="Arial Narrow"/>
          <w:bCs/>
        </w:rPr>
        <w:t>bid</w:t>
      </w:r>
      <w:r w:rsidRPr="00153A06">
        <w:rPr>
          <w:rFonts w:ascii="Arial Narrow" w:hAnsi="Arial Narrow"/>
          <w:bCs/>
        </w:rPr>
        <w:t xml:space="preserve">. </w:t>
      </w:r>
      <w:r>
        <w:rPr>
          <w:rFonts w:ascii="Arial Narrow" w:hAnsi="Arial Narrow"/>
          <w:bCs/>
        </w:rPr>
        <w:t xml:space="preserve">The clarification response </w:t>
      </w:r>
      <w:r w:rsidRPr="003B1421">
        <w:rPr>
          <w:rFonts w:ascii="Arial Narrow" w:hAnsi="Arial Narrow"/>
          <w:bCs/>
        </w:rPr>
        <w:t xml:space="preserve">may include </w:t>
      </w:r>
      <w:r>
        <w:rPr>
          <w:rFonts w:ascii="Arial Narrow" w:hAnsi="Arial Narrow"/>
          <w:bCs/>
        </w:rPr>
        <w:t>additional information</w:t>
      </w:r>
      <w:r w:rsidRPr="003B1421">
        <w:rPr>
          <w:rFonts w:ascii="Arial Narrow" w:hAnsi="Arial Narrow"/>
          <w:bCs/>
        </w:rPr>
        <w:t xml:space="preserve"> to address </w:t>
      </w:r>
      <w:r>
        <w:rPr>
          <w:rFonts w:ascii="Arial Narrow" w:hAnsi="Arial Narrow"/>
          <w:bCs/>
        </w:rPr>
        <w:t xml:space="preserve">any ambiguities or </w:t>
      </w:r>
      <w:r w:rsidRPr="003B1421">
        <w:rPr>
          <w:rFonts w:ascii="Arial Narrow" w:hAnsi="Arial Narrow"/>
          <w:bCs/>
        </w:rPr>
        <w:t>deficiencies</w:t>
      </w:r>
      <w:r>
        <w:rPr>
          <w:rFonts w:ascii="Arial Narrow" w:hAnsi="Arial Narrow"/>
          <w:bCs/>
        </w:rPr>
        <w:t xml:space="preserve"> in the bid</w:t>
      </w:r>
      <w:r w:rsidRPr="003B1421">
        <w:rPr>
          <w:rFonts w:ascii="Arial Narrow" w:hAnsi="Arial Narrow"/>
          <w:bCs/>
        </w:rPr>
        <w:t xml:space="preserve">. </w:t>
      </w:r>
    </w:p>
    <w:p w14:paraId="0B62CEF0" w14:textId="77777777" w:rsidR="005A66C5" w:rsidRPr="00153A06" w:rsidRDefault="005A66C5" w:rsidP="00200845">
      <w:pPr>
        <w:autoSpaceDE w:val="0"/>
        <w:autoSpaceDN w:val="0"/>
        <w:adjustRightInd w:val="0"/>
        <w:spacing w:after="0"/>
        <w:rPr>
          <w:rFonts w:ascii="Arial Narrow" w:hAnsi="Arial Narrow"/>
          <w:b/>
          <w:bCs/>
        </w:rPr>
      </w:pPr>
    </w:p>
    <w:p w14:paraId="0B62CEF1" w14:textId="77777777" w:rsidR="005A66C5" w:rsidRPr="008105AD" w:rsidRDefault="00B015BB" w:rsidP="008105AD">
      <w:pPr>
        <w:pStyle w:val="Heading3"/>
        <w:rPr>
          <w:bCs/>
        </w:rPr>
      </w:pPr>
      <w:bookmarkStart w:id="169" w:name="_Toc353999832"/>
      <w:bookmarkStart w:id="170" w:name="_Toc454345618"/>
      <w:bookmarkStart w:id="171" w:name="_Toc220415618"/>
      <w:r>
        <w:rPr>
          <w:lang w:val="en-US"/>
        </w:rPr>
        <w:t>4.10</w:t>
      </w:r>
      <w:r w:rsidR="005A66C5">
        <w:tab/>
      </w:r>
      <w:r w:rsidR="00B0423D">
        <w:t>Wayne County</w:t>
      </w:r>
      <w:r w:rsidR="005A66C5" w:rsidRPr="00B57F10">
        <w:t xml:space="preserve"> Option to Reject </w:t>
      </w:r>
      <w:r w:rsidR="009D4D19">
        <w:t>Bid</w:t>
      </w:r>
      <w:r w:rsidR="005A66C5" w:rsidRPr="00B57F10">
        <w:t>s</w:t>
      </w:r>
      <w:bookmarkEnd w:id="169"/>
      <w:bookmarkEnd w:id="170"/>
      <w:bookmarkEnd w:id="171"/>
    </w:p>
    <w:p w14:paraId="0B62CEF2" w14:textId="31F1D032" w:rsidR="00664B59" w:rsidRDefault="00852EB8" w:rsidP="006B430C">
      <w:pPr>
        <w:pStyle w:val="BodyText"/>
        <w:ind w:left="720"/>
        <w:jc w:val="both"/>
        <w:rPr>
          <w:rFonts w:ascii="Arial Narrow" w:hAnsi="Arial Narrow" w:cs="Arial"/>
          <w:sz w:val="22"/>
          <w:szCs w:val="22"/>
        </w:rPr>
      </w:pPr>
      <w:r w:rsidRPr="00876939">
        <w:rPr>
          <w:rFonts w:ascii="Arial Narrow" w:hAnsi="Arial Narrow" w:cs="Arial"/>
          <w:sz w:val="22"/>
          <w:szCs w:val="22"/>
        </w:rPr>
        <w:t>The County reserves the right to</w:t>
      </w:r>
      <w:r w:rsidR="00C60172">
        <w:rPr>
          <w:rFonts w:ascii="Arial Narrow" w:hAnsi="Arial Narrow" w:cs="Arial"/>
          <w:sz w:val="22"/>
          <w:szCs w:val="22"/>
          <w:lang w:val="en-US"/>
        </w:rPr>
        <w:t>:</w:t>
      </w:r>
      <w:r w:rsidRPr="00876939">
        <w:rPr>
          <w:rFonts w:ascii="Arial Narrow" w:hAnsi="Arial Narrow" w:cs="Arial"/>
          <w:sz w:val="22"/>
          <w:szCs w:val="22"/>
        </w:rPr>
        <w:t xml:space="preserve"> reject any or all </w:t>
      </w:r>
      <w:r w:rsidR="00564B16">
        <w:rPr>
          <w:rFonts w:ascii="Arial Narrow" w:hAnsi="Arial Narrow" w:cs="Arial"/>
          <w:sz w:val="22"/>
          <w:szCs w:val="22"/>
        </w:rPr>
        <w:t>bid</w:t>
      </w:r>
      <w:r w:rsidRPr="00876939">
        <w:rPr>
          <w:rFonts w:ascii="Arial Narrow" w:hAnsi="Arial Narrow" w:cs="Arial"/>
          <w:sz w:val="22"/>
          <w:szCs w:val="22"/>
        </w:rPr>
        <w:t>s</w:t>
      </w:r>
      <w:r w:rsidR="002461F1">
        <w:rPr>
          <w:rFonts w:ascii="Arial Narrow" w:hAnsi="Arial Narrow" w:cs="Arial"/>
          <w:sz w:val="22"/>
          <w:szCs w:val="22"/>
          <w:lang w:val="en-US"/>
        </w:rPr>
        <w:t xml:space="preserve"> (in whole or in part)</w:t>
      </w:r>
      <w:r w:rsidR="00C60172">
        <w:rPr>
          <w:rFonts w:ascii="Arial Narrow" w:hAnsi="Arial Narrow" w:cs="Arial"/>
          <w:sz w:val="22"/>
          <w:szCs w:val="22"/>
          <w:lang w:val="en-US"/>
        </w:rPr>
        <w:t xml:space="preserve">; </w:t>
      </w:r>
      <w:r w:rsidRPr="00876939">
        <w:rPr>
          <w:rFonts w:ascii="Arial Narrow" w:hAnsi="Arial Narrow" w:cs="Arial"/>
          <w:sz w:val="22"/>
          <w:szCs w:val="22"/>
        </w:rPr>
        <w:t xml:space="preserve">to </w:t>
      </w:r>
      <w:r w:rsidR="00BE552F">
        <w:rPr>
          <w:rFonts w:ascii="Arial Narrow" w:hAnsi="Arial Narrow" w:cs="Arial"/>
          <w:sz w:val="22"/>
          <w:szCs w:val="22"/>
          <w:lang w:val="en-US"/>
        </w:rPr>
        <w:t>award in whole or in part</w:t>
      </w:r>
      <w:r w:rsidR="00C60172">
        <w:rPr>
          <w:rFonts w:ascii="Arial Narrow" w:hAnsi="Arial Narrow" w:cs="Arial"/>
          <w:sz w:val="22"/>
          <w:szCs w:val="22"/>
          <w:lang w:val="en-US"/>
        </w:rPr>
        <w:t>; to award</w:t>
      </w:r>
      <w:r w:rsidR="00A57B28">
        <w:rPr>
          <w:rFonts w:ascii="Arial Narrow" w:hAnsi="Arial Narrow" w:cs="Arial"/>
          <w:sz w:val="22"/>
          <w:szCs w:val="22"/>
          <w:lang w:val="en-US"/>
        </w:rPr>
        <w:t xml:space="preserve"> by</w:t>
      </w:r>
      <w:r w:rsidR="00C34350">
        <w:rPr>
          <w:rFonts w:ascii="Arial Narrow" w:hAnsi="Arial Narrow" w:cs="Arial"/>
          <w:sz w:val="22"/>
          <w:szCs w:val="22"/>
          <w:lang w:val="en-US"/>
        </w:rPr>
        <w:t xml:space="preserve"> line item</w:t>
      </w:r>
      <w:r w:rsidR="00C60172">
        <w:rPr>
          <w:rFonts w:ascii="Arial Narrow" w:hAnsi="Arial Narrow" w:cs="Arial"/>
          <w:sz w:val="22"/>
          <w:szCs w:val="22"/>
          <w:lang w:val="en-US"/>
        </w:rPr>
        <w:t>;</w:t>
      </w:r>
      <w:r w:rsidR="00C34350">
        <w:rPr>
          <w:rFonts w:ascii="Arial Narrow" w:hAnsi="Arial Narrow" w:cs="Arial"/>
          <w:sz w:val="22"/>
          <w:szCs w:val="22"/>
          <w:lang w:val="en-US"/>
        </w:rPr>
        <w:t xml:space="preserve"> </w:t>
      </w:r>
      <w:r w:rsidRPr="00876939">
        <w:rPr>
          <w:rFonts w:ascii="Arial Narrow" w:hAnsi="Arial Narrow" w:cs="Arial"/>
          <w:sz w:val="22"/>
          <w:szCs w:val="22"/>
        </w:rPr>
        <w:t>and</w:t>
      </w:r>
      <w:r w:rsidR="00C60172">
        <w:rPr>
          <w:rFonts w:ascii="Arial Narrow" w:hAnsi="Arial Narrow" w:cs="Arial"/>
          <w:sz w:val="22"/>
          <w:szCs w:val="22"/>
          <w:lang w:val="en-US"/>
        </w:rPr>
        <w:t>,</w:t>
      </w:r>
      <w:r w:rsidRPr="00876939">
        <w:rPr>
          <w:rFonts w:ascii="Arial Narrow" w:hAnsi="Arial Narrow" w:cs="Arial"/>
          <w:sz w:val="22"/>
          <w:szCs w:val="22"/>
        </w:rPr>
        <w:t xml:space="preserve"> to waive any minor informality or irregularity in </w:t>
      </w:r>
      <w:r w:rsidR="00C60172">
        <w:rPr>
          <w:rFonts w:ascii="Arial Narrow" w:hAnsi="Arial Narrow" w:cs="Arial"/>
          <w:sz w:val="22"/>
          <w:szCs w:val="22"/>
          <w:lang w:val="en-US"/>
        </w:rPr>
        <w:t>b</w:t>
      </w:r>
      <w:r w:rsidR="00926D2F">
        <w:rPr>
          <w:rFonts w:ascii="Arial Narrow" w:hAnsi="Arial Narrow" w:cs="Arial"/>
          <w:sz w:val="22"/>
          <w:szCs w:val="22"/>
        </w:rPr>
        <w:t>id</w:t>
      </w:r>
      <w:r w:rsidRPr="00876939">
        <w:rPr>
          <w:rFonts w:ascii="Arial Narrow" w:hAnsi="Arial Narrow" w:cs="Arial"/>
          <w:sz w:val="22"/>
          <w:szCs w:val="22"/>
        </w:rPr>
        <w:t>s received, if it is determined by the P</w:t>
      </w:r>
      <w:r w:rsidR="009B5B10">
        <w:rPr>
          <w:rFonts w:ascii="Arial Narrow" w:hAnsi="Arial Narrow" w:cs="Arial"/>
          <w:sz w:val="22"/>
          <w:szCs w:val="22"/>
          <w:lang w:val="en-US"/>
        </w:rPr>
        <w:t>rocurement</w:t>
      </w:r>
      <w:r w:rsidRPr="00876939">
        <w:rPr>
          <w:rFonts w:ascii="Arial Narrow" w:hAnsi="Arial Narrow" w:cs="Arial"/>
          <w:sz w:val="22"/>
          <w:szCs w:val="22"/>
        </w:rPr>
        <w:t xml:space="preserve"> Director or designee that the best interest of the County will be served by doing so. The County may reject any </w:t>
      </w:r>
      <w:r w:rsidR="00564B16">
        <w:rPr>
          <w:rFonts w:ascii="Arial Narrow" w:hAnsi="Arial Narrow" w:cs="Arial"/>
          <w:sz w:val="22"/>
          <w:szCs w:val="22"/>
        </w:rPr>
        <w:t xml:space="preserve">bid </w:t>
      </w:r>
      <w:r w:rsidRPr="00876939">
        <w:rPr>
          <w:rFonts w:ascii="Arial Narrow" w:hAnsi="Arial Narrow" w:cs="Arial"/>
          <w:sz w:val="22"/>
          <w:szCs w:val="22"/>
        </w:rPr>
        <w:t xml:space="preserve">from any person, firm or corporation in arrears or in default to the County on any contract, debt, or other obligation, or if the </w:t>
      </w:r>
      <w:r w:rsidR="003D7743">
        <w:rPr>
          <w:rFonts w:ascii="Arial Narrow" w:hAnsi="Arial Narrow" w:cs="Arial"/>
          <w:sz w:val="22"/>
          <w:szCs w:val="22"/>
        </w:rPr>
        <w:t>Bidder</w:t>
      </w:r>
      <w:r w:rsidRPr="00876939">
        <w:rPr>
          <w:rFonts w:ascii="Arial Narrow" w:hAnsi="Arial Narrow" w:cs="Arial"/>
          <w:sz w:val="22"/>
          <w:szCs w:val="22"/>
        </w:rPr>
        <w:t xml:space="preserve"> is debarred by the County from consideration for a contract </w:t>
      </w:r>
      <w:r w:rsidRPr="00876939">
        <w:rPr>
          <w:rFonts w:ascii="Arial Narrow" w:hAnsi="Arial Narrow" w:cs="Arial"/>
          <w:sz w:val="22"/>
          <w:szCs w:val="22"/>
        </w:rPr>
        <w:lastRenderedPageBreak/>
        <w:t xml:space="preserve">award, or if </w:t>
      </w:r>
      <w:r w:rsidR="003D7743">
        <w:rPr>
          <w:rFonts w:ascii="Arial Narrow" w:hAnsi="Arial Narrow" w:cs="Arial"/>
          <w:sz w:val="22"/>
          <w:szCs w:val="22"/>
        </w:rPr>
        <w:t>Bidder</w:t>
      </w:r>
      <w:r w:rsidRPr="00876939">
        <w:rPr>
          <w:rFonts w:ascii="Arial Narrow" w:hAnsi="Arial Narrow" w:cs="Arial"/>
          <w:sz w:val="22"/>
          <w:szCs w:val="22"/>
        </w:rPr>
        <w:t xml:space="preserve"> has committed a violation of the ethics or anti-kickback provisions of the County’s Procurement Ordinance which resulted in a termination of a contract or other </w:t>
      </w:r>
      <w:r w:rsidR="00A23044" w:rsidRPr="00876939">
        <w:rPr>
          <w:rFonts w:ascii="Arial Narrow" w:hAnsi="Arial Narrow" w:cs="Arial"/>
          <w:sz w:val="22"/>
          <w:szCs w:val="22"/>
        </w:rPr>
        <w:t>penalty</w:t>
      </w:r>
      <w:r w:rsidRPr="00876939">
        <w:rPr>
          <w:rFonts w:ascii="Arial Narrow" w:hAnsi="Arial Narrow" w:cs="Arial"/>
          <w:sz w:val="22"/>
          <w:szCs w:val="22"/>
        </w:rPr>
        <w:t xml:space="preserve"> within the two (2) years immediately preceding the date of issuance of this document.</w:t>
      </w:r>
      <w:r w:rsidR="008105AD" w:rsidRPr="00876939">
        <w:rPr>
          <w:rFonts w:ascii="Arial Narrow" w:hAnsi="Arial Narrow" w:cs="Arial"/>
          <w:sz w:val="22"/>
          <w:szCs w:val="22"/>
        </w:rPr>
        <w:t xml:space="preserve"> </w:t>
      </w:r>
    </w:p>
    <w:p w14:paraId="0B62CEF3" w14:textId="77777777" w:rsidR="004C7855" w:rsidRDefault="004C7855">
      <w:pPr>
        <w:spacing w:after="0" w:line="240" w:lineRule="auto"/>
        <w:rPr>
          <w:rFonts w:ascii="Arial Narrow" w:hAnsi="Arial Narrow"/>
          <w:b/>
          <w:bCs/>
        </w:rPr>
      </w:pPr>
    </w:p>
    <w:p w14:paraId="0B62CEF4" w14:textId="77777777" w:rsidR="00763DC3" w:rsidRDefault="00763DC3" w:rsidP="005A66C5">
      <w:pPr>
        <w:spacing w:after="0" w:line="240" w:lineRule="auto"/>
        <w:rPr>
          <w:rFonts w:ascii="Arial Narrow" w:hAnsi="Arial Narrow"/>
          <w:b/>
          <w:bCs/>
        </w:rPr>
      </w:pPr>
    </w:p>
    <w:p w14:paraId="0B62CEF5" w14:textId="77777777" w:rsidR="002102D1" w:rsidRPr="00467B11" w:rsidRDefault="00260A96" w:rsidP="000734A4">
      <w:pPr>
        <w:pStyle w:val="Heading1"/>
        <w:spacing w:after="0" w:line="240" w:lineRule="auto"/>
        <w:jc w:val="center"/>
        <w:rPr>
          <w:sz w:val="36"/>
          <w:szCs w:val="36"/>
          <w:lang w:val="en-US"/>
        </w:rPr>
      </w:pPr>
      <w:bookmarkStart w:id="172" w:name="_Toc353999921"/>
      <w:bookmarkStart w:id="173" w:name="_Toc454345619"/>
      <w:r>
        <w:rPr>
          <w:sz w:val="36"/>
          <w:szCs w:val="36"/>
        </w:rPr>
        <w:br w:type="page"/>
      </w:r>
      <w:bookmarkStart w:id="174" w:name="_Toc220415619"/>
      <w:r w:rsidR="005A66C5" w:rsidRPr="002F70F7">
        <w:rPr>
          <w:sz w:val="36"/>
          <w:szCs w:val="36"/>
        </w:rPr>
        <w:lastRenderedPageBreak/>
        <w:t xml:space="preserve">PART 2 – </w:t>
      </w:r>
      <w:r w:rsidR="000C2910">
        <w:rPr>
          <w:sz w:val="36"/>
          <w:szCs w:val="36"/>
        </w:rPr>
        <w:t>SUPPLIER</w:t>
      </w:r>
      <w:bookmarkEnd w:id="172"/>
      <w:bookmarkEnd w:id="173"/>
      <w:r w:rsidR="00BF264D">
        <w:rPr>
          <w:sz w:val="36"/>
          <w:szCs w:val="36"/>
          <w:lang w:val="en-US"/>
        </w:rPr>
        <w:t xml:space="preserve"> </w:t>
      </w:r>
      <w:r w:rsidR="00BF264D">
        <w:rPr>
          <w:sz w:val="36"/>
          <w:szCs w:val="36"/>
        </w:rPr>
        <w:t>SU</w:t>
      </w:r>
      <w:r w:rsidR="006A6017">
        <w:rPr>
          <w:sz w:val="36"/>
          <w:szCs w:val="36"/>
        </w:rPr>
        <w:t>B</w:t>
      </w:r>
      <w:r w:rsidR="00BF264D">
        <w:rPr>
          <w:sz w:val="36"/>
          <w:szCs w:val="36"/>
          <w:lang w:val="en-US"/>
        </w:rPr>
        <w:t>M</w:t>
      </w:r>
      <w:r w:rsidR="006A6017">
        <w:rPr>
          <w:sz w:val="36"/>
          <w:szCs w:val="36"/>
        </w:rPr>
        <w:t>ITTAL REQUIREMENTS</w:t>
      </w:r>
      <w:bookmarkStart w:id="175" w:name="_Toc353999929"/>
      <w:bookmarkEnd w:id="174"/>
    </w:p>
    <w:p w14:paraId="0B62CEF6" w14:textId="77777777" w:rsidR="00BF264D" w:rsidRPr="002102D1" w:rsidRDefault="00BF264D" w:rsidP="000734A4">
      <w:pPr>
        <w:pStyle w:val="Heading2"/>
        <w:spacing w:after="0" w:line="240" w:lineRule="auto"/>
        <w:ind w:left="0"/>
        <w:jc w:val="center"/>
        <w:rPr>
          <w:i w:val="0"/>
          <w:color w:val="auto"/>
          <w:sz w:val="32"/>
        </w:rPr>
      </w:pPr>
      <w:bookmarkStart w:id="176" w:name="_Toc220415620"/>
      <w:bookmarkEnd w:id="175"/>
      <w:r w:rsidRPr="002102D1">
        <w:rPr>
          <w:i w:val="0"/>
          <w:color w:val="auto"/>
          <w:sz w:val="32"/>
        </w:rPr>
        <w:t>SECTION 5.0 – REQUIRED DOCUMENTATION AND FORMS</w:t>
      </w:r>
      <w:bookmarkEnd w:id="176"/>
    </w:p>
    <w:p w14:paraId="0B62CEF7" w14:textId="77777777" w:rsidR="00D46911" w:rsidRPr="00BF264D" w:rsidRDefault="00BF264D" w:rsidP="000734A4">
      <w:pPr>
        <w:spacing w:after="0" w:line="240" w:lineRule="auto"/>
        <w:jc w:val="center"/>
        <w:rPr>
          <w:rFonts w:ascii="Arial Narrow" w:hAnsi="Arial Narrow"/>
          <w:sz w:val="24"/>
          <w:szCs w:val="24"/>
        </w:rPr>
      </w:pPr>
      <w:r w:rsidRPr="00CA7752">
        <w:rPr>
          <w:rFonts w:ascii="Arial Narrow" w:hAnsi="Arial Narrow"/>
          <w:sz w:val="24"/>
          <w:szCs w:val="24"/>
        </w:rPr>
        <w:t xml:space="preserve">(Mandatory </w:t>
      </w:r>
      <w:r>
        <w:rPr>
          <w:rFonts w:ascii="Arial Narrow" w:hAnsi="Arial Narrow"/>
          <w:sz w:val="24"/>
          <w:szCs w:val="24"/>
        </w:rPr>
        <w:t xml:space="preserve">Minimum </w:t>
      </w:r>
      <w:r w:rsidRPr="00CA7752">
        <w:rPr>
          <w:rFonts w:ascii="Arial Narrow" w:hAnsi="Arial Narrow"/>
          <w:sz w:val="24"/>
          <w:szCs w:val="24"/>
        </w:rPr>
        <w:t>Requirements</w:t>
      </w:r>
      <w:r>
        <w:rPr>
          <w:rFonts w:ascii="Arial Narrow" w:hAnsi="Arial Narrow"/>
          <w:sz w:val="24"/>
          <w:szCs w:val="24"/>
        </w:rPr>
        <w:t xml:space="preserve"> Checklist</w:t>
      </w:r>
      <w:r w:rsidRPr="00CA7752">
        <w:rPr>
          <w:rFonts w:ascii="Arial Narrow" w:hAnsi="Arial Narrow"/>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
        <w:gridCol w:w="8760"/>
      </w:tblGrid>
      <w:tr w:rsidR="006C2121" w:rsidRPr="00A6162C" w14:paraId="0B62CEFA" w14:textId="77777777" w:rsidTr="009347BA">
        <w:tc>
          <w:tcPr>
            <w:tcW w:w="554" w:type="dxa"/>
            <w:tcBorders>
              <w:top w:val="single" w:sz="18" w:space="0" w:color="auto"/>
              <w:left w:val="single" w:sz="18" w:space="0" w:color="auto"/>
              <w:bottom w:val="single" w:sz="18" w:space="0" w:color="auto"/>
              <w:right w:val="single" w:sz="18" w:space="0" w:color="auto"/>
            </w:tcBorders>
            <w:shd w:val="clear" w:color="auto" w:fill="DEEAF6"/>
          </w:tcPr>
          <w:p w14:paraId="0B62CEF8" w14:textId="77777777" w:rsidR="006C2121" w:rsidRPr="00A6162C" w:rsidRDefault="006C2121" w:rsidP="00212BAB">
            <w:pPr>
              <w:spacing w:after="0" w:line="240" w:lineRule="auto"/>
              <w:jc w:val="center"/>
              <w:rPr>
                <w:rFonts w:ascii="Arial Narrow" w:hAnsi="Arial Narrow"/>
              </w:rPr>
            </w:pPr>
            <w:r w:rsidRPr="00122B55">
              <w:rPr>
                <w:rFonts w:ascii="Arial Narrow" w:hAnsi="Arial Narrow"/>
                <w:sz w:val="32"/>
              </w:rPr>
              <w:sym w:font="Wingdings" w:char="F0FE"/>
            </w:r>
          </w:p>
        </w:tc>
        <w:tc>
          <w:tcPr>
            <w:tcW w:w="8760" w:type="dxa"/>
            <w:tcBorders>
              <w:top w:val="single" w:sz="18" w:space="0" w:color="auto"/>
              <w:left w:val="single" w:sz="18" w:space="0" w:color="auto"/>
              <w:bottom w:val="single" w:sz="18" w:space="0" w:color="auto"/>
              <w:right w:val="single" w:sz="18" w:space="0" w:color="auto"/>
            </w:tcBorders>
            <w:shd w:val="clear" w:color="auto" w:fill="DEEAF6"/>
            <w:vAlign w:val="bottom"/>
          </w:tcPr>
          <w:p w14:paraId="0B62CEF9" w14:textId="77777777" w:rsidR="006C2121" w:rsidRPr="00A6162C" w:rsidRDefault="006C2121" w:rsidP="00293040">
            <w:pPr>
              <w:spacing w:after="0"/>
              <w:jc w:val="center"/>
              <w:rPr>
                <w:rFonts w:ascii="Arial Narrow" w:hAnsi="Arial Narrow"/>
              </w:rPr>
            </w:pPr>
            <w:r>
              <w:rPr>
                <w:rFonts w:ascii="Arial Narrow" w:hAnsi="Arial Narrow"/>
              </w:rPr>
              <w:t>DOCUMENTATION AND FORMS</w:t>
            </w:r>
          </w:p>
        </w:tc>
      </w:tr>
      <w:tr w:rsidR="006C2121" w:rsidRPr="00A6162C" w14:paraId="0B62CF01" w14:textId="77777777" w:rsidTr="009347BA">
        <w:trPr>
          <w:trHeight w:val="1908"/>
        </w:trPr>
        <w:tc>
          <w:tcPr>
            <w:tcW w:w="554" w:type="dxa"/>
            <w:tcBorders>
              <w:top w:val="single" w:sz="18" w:space="0" w:color="auto"/>
              <w:left w:val="single" w:sz="18" w:space="0" w:color="auto"/>
              <w:bottom w:val="single" w:sz="2" w:space="0" w:color="auto"/>
              <w:right w:val="single" w:sz="18" w:space="0" w:color="auto"/>
            </w:tcBorders>
          </w:tcPr>
          <w:p w14:paraId="0B62CEFB" w14:textId="77777777" w:rsidR="006C2121" w:rsidRPr="00A6162C" w:rsidRDefault="006C2121" w:rsidP="00293040">
            <w:pPr>
              <w:spacing w:after="0"/>
              <w:ind w:left="163" w:hanging="270"/>
              <w:rPr>
                <w:rFonts w:ascii="Arial Narrow" w:hAnsi="Arial Narrow"/>
              </w:rPr>
            </w:pPr>
          </w:p>
        </w:tc>
        <w:tc>
          <w:tcPr>
            <w:tcW w:w="8760" w:type="dxa"/>
            <w:tcBorders>
              <w:top w:val="single" w:sz="18" w:space="0" w:color="auto"/>
              <w:left w:val="single" w:sz="18" w:space="0" w:color="auto"/>
              <w:bottom w:val="single" w:sz="2" w:space="0" w:color="auto"/>
              <w:right w:val="single" w:sz="18" w:space="0" w:color="auto"/>
            </w:tcBorders>
            <w:vAlign w:val="bottom"/>
          </w:tcPr>
          <w:p w14:paraId="0B62CEFC" w14:textId="0C0E4180" w:rsidR="006C2121" w:rsidRPr="000C7DD2" w:rsidRDefault="006C2121" w:rsidP="00293040">
            <w:pPr>
              <w:spacing w:after="0"/>
              <w:ind w:left="342" w:hanging="342"/>
              <w:rPr>
                <w:rStyle w:val="Hyperlink"/>
                <w:rFonts w:ascii="Arial Narrow" w:hAnsi="Arial Narrow"/>
                <w:color w:val="auto"/>
                <w:u w:val="none"/>
              </w:rPr>
            </w:pPr>
            <w:proofErr w:type="gramStart"/>
            <w:r>
              <w:rPr>
                <w:rFonts w:ascii="Arial Narrow" w:hAnsi="Arial Narrow"/>
              </w:rPr>
              <w:t xml:space="preserve">5.1  </w:t>
            </w:r>
            <w:r w:rsidRPr="000C7DD2">
              <w:rPr>
                <w:rFonts w:ascii="Arial Narrow" w:hAnsi="Arial Narrow"/>
              </w:rPr>
              <w:t>Demonstrate</w:t>
            </w:r>
            <w:proofErr w:type="gramEnd"/>
            <w:r w:rsidRPr="000C7DD2">
              <w:rPr>
                <w:rFonts w:ascii="Arial Narrow" w:hAnsi="Arial Narrow"/>
              </w:rPr>
              <w:t xml:space="preserve"> </w:t>
            </w:r>
            <w:r w:rsidRPr="000C7DD2">
              <w:rPr>
                <w:rStyle w:val="Hyperlink"/>
                <w:rFonts w:ascii="Arial Narrow" w:hAnsi="Arial Narrow"/>
                <w:color w:val="auto"/>
                <w:u w:val="none"/>
              </w:rPr>
              <w:t xml:space="preserve">that </w:t>
            </w:r>
            <w:r w:rsidRPr="003817B2">
              <w:rPr>
                <w:rFonts w:ascii="Arial Narrow" w:hAnsi="Arial Narrow" w:cs="Arial"/>
              </w:rPr>
              <w:t xml:space="preserve">the </w:t>
            </w:r>
            <w:r w:rsidRPr="000C7DD2">
              <w:rPr>
                <w:rStyle w:val="Hyperlink"/>
                <w:rFonts w:ascii="Arial Narrow" w:hAnsi="Arial Narrow"/>
                <w:color w:val="auto"/>
                <w:u w:val="none"/>
              </w:rPr>
              <w:t>meet the minimum qualifi</w:t>
            </w:r>
            <w:r w:rsidR="009E29FE">
              <w:rPr>
                <w:rStyle w:val="Hyperlink"/>
                <w:rFonts w:ascii="Arial Narrow" w:hAnsi="Arial Narrow"/>
                <w:color w:val="auto"/>
                <w:u w:val="none"/>
              </w:rPr>
              <w:t xml:space="preserve">cations outlined in Section 2.0, which may be accomplished </w:t>
            </w:r>
            <w:r w:rsidRPr="000C7DD2">
              <w:rPr>
                <w:rStyle w:val="Hyperlink"/>
                <w:rFonts w:ascii="Arial Narrow" w:hAnsi="Arial Narrow"/>
                <w:color w:val="auto"/>
                <w:u w:val="none"/>
              </w:rPr>
              <w:t>by submitting the following:</w:t>
            </w:r>
          </w:p>
          <w:p w14:paraId="0B62CEFD" w14:textId="77777777" w:rsidR="006C2121" w:rsidRPr="000C7DD2" w:rsidRDefault="006C2121" w:rsidP="006C2121">
            <w:pPr>
              <w:numPr>
                <w:ilvl w:val="0"/>
                <w:numId w:val="36"/>
              </w:numPr>
              <w:spacing w:after="0"/>
              <w:rPr>
                <w:rStyle w:val="Hyperlink"/>
                <w:rFonts w:ascii="Arial Narrow" w:hAnsi="Arial Narrow"/>
                <w:color w:val="auto"/>
                <w:u w:val="none"/>
              </w:rPr>
            </w:pPr>
            <w:r>
              <w:rPr>
                <w:rStyle w:val="Hyperlink"/>
                <w:rFonts w:ascii="Arial Narrow" w:hAnsi="Arial Narrow"/>
                <w:color w:val="auto"/>
                <w:u w:val="none"/>
              </w:rPr>
              <w:t xml:space="preserve">Completed </w:t>
            </w:r>
            <w:r w:rsidRPr="000C7DD2">
              <w:rPr>
                <w:rStyle w:val="Hyperlink"/>
                <w:rFonts w:ascii="Arial Narrow" w:hAnsi="Arial Narrow"/>
                <w:color w:val="auto"/>
                <w:u w:val="none"/>
              </w:rPr>
              <w:t>References Form</w:t>
            </w:r>
          </w:p>
          <w:p w14:paraId="0B62CEFE" w14:textId="77777777" w:rsidR="006C2121" w:rsidRPr="000C7DD2" w:rsidRDefault="006C2121" w:rsidP="006C2121">
            <w:pPr>
              <w:numPr>
                <w:ilvl w:val="0"/>
                <w:numId w:val="36"/>
              </w:numPr>
              <w:spacing w:after="0"/>
              <w:rPr>
                <w:rStyle w:val="Hyperlink"/>
                <w:rFonts w:ascii="Arial Narrow" w:hAnsi="Arial Narrow"/>
                <w:color w:val="auto"/>
                <w:u w:val="none"/>
              </w:rPr>
            </w:pPr>
            <w:r>
              <w:rPr>
                <w:rStyle w:val="Hyperlink"/>
                <w:rFonts w:ascii="Arial Narrow" w:hAnsi="Arial Narrow"/>
                <w:color w:val="auto"/>
                <w:u w:val="none"/>
              </w:rPr>
              <w:t xml:space="preserve">Completed </w:t>
            </w:r>
            <w:r w:rsidRPr="000C7DD2">
              <w:rPr>
                <w:rStyle w:val="Hyperlink"/>
                <w:rFonts w:ascii="Arial Narrow" w:hAnsi="Arial Narrow"/>
                <w:color w:val="auto"/>
                <w:u w:val="none"/>
              </w:rPr>
              <w:t>Business Information Questionnaire</w:t>
            </w:r>
            <w:r w:rsidR="00153927">
              <w:rPr>
                <w:rStyle w:val="Hyperlink"/>
                <w:rFonts w:ascii="Arial Narrow" w:hAnsi="Arial Narrow"/>
                <w:color w:val="auto"/>
                <w:u w:val="none"/>
              </w:rPr>
              <w:t xml:space="preserve"> </w:t>
            </w:r>
            <w:r w:rsidR="00F9118A">
              <w:rPr>
                <w:rStyle w:val="Hyperlink"/>
                <w:rFonts w:ascii="Arial Narrow" w:hAnsi="Arial Narrow"/>
                <w:color w:val="auto"/>
                <w:u w:val="none"/>
              </w:rPr>
              <w:t>portion of the Ethics in Contracting Form</w:t>
            </w:r>
          </w:p>
          <w:p w14:paraId="0B62CEFF" w14:textId="0BC4DCAF" w:rsidR="006C2121" w:rsidRPr="000C7DD2" w:rsidRDefault="006C2121" w:rsidP="006C2121">
            <w:pPr>
              <w:numPr>
                <w:ilvl w:val="0"/>
                <w:numId w:val="36"/>
              </w:numPr>
              <w:spacing w:after="0"/>
              <w:rPr>
                <w:rStyle w:val="Hyperlink"/>
                <w:rFonts w:ascii="Arial Narrow" w:hAnsi="Arial Narrow"/>
                <w:color w:val="auto"/>
                <w:u w:val="none"/>
              </w:rPr>
            </w:pPr>
            <w:r w:rsidRPr="000C7DD2">
              <w:rPr>
                <w:rStyle w:val="Hyperlink"/>
                <w:rFonts w:ascii="Arial Narrow" w:hAnsi="Arial Narrow"/>
                <w:color w:val="auto"/>
                <w:u w:val="none"/>
              </w:rPr>
              <w:t xml:space="preserve">Resumes for key personnel </w:t>
            </w:r>
          </w:p>
          <w:p w14:paraId="0B62CF00" w14:textId="425EC5DB" w:rsidR="00064AA3" w:rsidRPr="00467B11" w:rsidRDefault="006C2121" w:rsidP="00467B11">
            <w:pPr>
              <w:numPr>
                <w:ilvl w:val="0"/>
                <w:numId w:val="36"/>
              </w:numPr>
              <w:spacing w:after="120"/>
              <w:rPr>
                <w:rFonts w:ascii="Arial Narrow" w:hAnsi="Arial Narrow"/>
              </w:rPr>
            </w:pPr>
            <w:r w:rsidRPr="000C7DD2">
              <w:rPr>
                <w:rStyle w:val="Hyperlink"/>
                <w:rFonts w:ascii="Arial Narrow" w:hAnsi="Arial Narrow"/>
                <w:color w:val="auto"/>
                <w:u w:val="none"/>
              </w:rPr>
              <w:t>Licenses/Certificates</w:t>
            </w:r>
          </w:p>
        </w:tc>
      </w:tr>
      <w:tr w:rsidR="006C2121" w:rsidRPr="00A6162C" w14:paraId="0B62CF04" w14:textId="77777777" w:rsidTr="009347BA">
        <w:trPr>
          <w:trHeight w:val="382"/>
        </w:trPr>
        <w:tc>
          <w:tcPr>
            <w:tcW w:w="554" w:type="dxa"/>
            <w:tcBorders>
              <w:top w:val="single" w:sz="2" w:space="0" w:color="auto"/>
              <w:left w:val="single" w:sz="18" w:space="0" w:color="auto"/>
              <w:bottom w:val="single" w:sz="2" w:space="0" w:color="auto"/>
              <w:right w:val="single" w:sz="18" w:space="0" w:color="auto"/>
            </w:tcBorders>
          </w:tcPr>
          <w:p w14:paraId="0B62CF02" w14:textId="77777777" w:rsidR="006C2121" w:rsidRDefault="006C2121" w:rsidP="00293040">
            <w:pPr>
              <w:spacing w:after="0"/>
              <w:rPr>
                <w:rFonts w:ascii="Arial Narrow" w:hAnsi="Arial Narrow"/>
              </w:rPr>
            </w:pPr>
          </w:p>
        </w:tc>
        <w:tc>
          <w:tcPr>
            <w:tcW w:w="8760" w:type="dxa"/>
            <w:tcBorders>
              <w:top w:val="single" w:sz="2" w:space="0" w:color="auto"/>
              <w:left w:val="single" w:sz="18" w:space="0" w:color="auto"/>
              <w:bottom w:val="single" w:sz="2" w:space="0" w:color="auto"/>
              <w:right w:val="single" w:sz="18" w:space="0" w:color="auto"/>
            </w:tcBorders>
          </w:tcPr>
          <w:p w14:paraId="0B62CF03" w14:textId="77777777" w:rsidR="006C2121" w:rsidRPr="00467B11" w:rsidRDefault="006C2121" w:rsidP="00C02E36">
            <w:pPr>
              <w:spacing w:after="0" w:line="240" w:lineRule="auto"/>
              <w:ind w:left="346" w:hanging="346"/>
              <w:rPr>
                <w:rFonts w:ascii="Arial Narrow" w:hAnsi="Arial Narrow"/>
              </w:rPr>
            </w:pPr>
            <w:proofErr w:type="gramStart"/>
            <w:r>
              <w:rPr>
                <w:rFonts w:ascii="Arial Narrow" w:hAnsi="Arial Narrow"/>
              </w:rPr>
              <w:t>5</w:t>
            </w:r>
            <w:r w:rsidRPr="00477CC9">
              <w:rPr>
                <w:rFonts w:ascii="Arial Narrow" w:hAnsi="Arial Narrow"/>
              </w:rPr>
              <w:t>.2</w:t>
            </w:r>
            <w:r>
              <w:rPr>
                <w:rFonts w:ascii="Arial Narrow" w:hAnsi="Arial Narrow"/>
              </w:rPr>
              <w:t xml:space="preserve">  </w:t>
            </w:r>
            <w:r w:rsidRPr="00477CC9">
              <w:rPr>
                <w:rStyle w:val="Hyperlink"/>
                <w:rFonts w:ascii="Arial Narrow" w:hAnsi="Arial Narrow"/>
                <w:color w:val="auto"/>
                <w:u w:val="none"/>
              </w:rPr>
              <w:t>Signed</w:t>
            </w:r>
            <w:proofErr w:type="gramEnd"/>
            <w:r w:rsidRPr="00477CC9">
              <w:rPr>
                <w:rStyle w:val="Hyperlink"/>
                <w:rFonts w:ascii="Arial Narrow" w:hAnsi="Arial Narrow"/>
                <w:color w:val="auto"/>
                <w:u w:val="none"/>
              </w:rPr>
              <w:t xml:space="preserve"> </w:t>
            </w:r>
            <w:r w:rsidR="00C02E36">
              <w:rPr>
                <w:rStyle w:val="Hyperlink"/>
                <w:rFonts w:ascii="Arial Narrow" w:hAnsi="Arial Narrow"/>
                <w:color w:val="auto"/>
                <w:u w:val="none"/>
              </w:rPr>
              <w:t>Bid</w:t>
            </w:r>
            <w:r w:rsidRPr="00477CC9">
              <w:rPr>
                <w:rStyle w:val="Hyperlink"/>
                <w:rFonts w:ascii="Arial Narrow" w:hAnsi="Arial Narrow"/>
                <w:color w:val="auto"/>
                <w:u w:val="none"/>
              </w:rPr>
              <w:t xml:space="preserve"> For</w:t>
            </w:r>
            <w:r w:rsidR="00467B11">
              <w:rPr>
                <w:rStyle w:val="Hyperlink"/>
                <w:rFonts w:ascii="Arial Narrow" w:hAnsi="Arial Narrow"/>
                <w:color w:val="auto"/>
                <w:u w:val="none"/>
              </w:rPr>
              <w:t>m</w:t>
            </w:r>
            <w:r w:rsidR="00F30C26">
              <w:rPr>
                <w:rStyle w:val="Hyperlink"/>
                <w:rFonts w:ascii="Arial Narrow" w:hAnsi="Arial Narrow"/>
                <w:color w:val="auto"/>
                <w:u w:val="none"/>
              </w:rPr>
              <w:t xml:space="preserve"> </w:t>
            </w:r>
            <w:r w:rsidR="00F30C26" w:rsidRPr="00D93ED3">
              <w:rPr>
                <w:rStyle w:val="Hyperlink"/>
                <w:rFonts w:ascii="Arial Narrow" w:hAnsi="Arial Narrow"/>
                <w:color w:val="auto"/>
                <w:u w:val="none"/>
              </w:rPr>
              <w:t xml:space="preserve">– </w:t>
            </w:r>
            <w:r w:rsidR="00F30C26" w:rsidRPr="00D93ED3">
              <w:rPr>
                <w:rStyle w:val="Hyperlink"/>
                <w:rFonts w:ascii="Arial Narrow" w:hAnsi="Arial Narrow"/>
                <w:b/>
                <w:bCs/>
                <w:color w:val="auto"/>
              </w:rPr>
              <w:t>must</w:t>
            </w:r>
            <w:r w:rsidR="00F30C26" w:rsidRPr="00D93ED3">
              <w:rPr>
                <w:rStyle w:val="Hyperlink"/>
                <w:rFonts w:ascii="Arial Narrow" w:hAnsi="Arial Narrow"/>
                <w:color w:val="auto"/>
                <w:u w:val="none"/>
              </w:rPr>
              <w:t xml:space="preserve"> be submitted with bid</w:t>
            </w:r>
          </w:p>
        </w:tc>
      </w:tr>
      <w:tr w:rsidR="006C2121" w:rsidRPr="00A6162C" w14:paraId="0B62CF07" w14:textId="77777777" w:rsidTr="009347BA">
        <w:trPr>
          <w:trHeight w:val="355"/>
        </w:trPr>
        <w:tc>
          <w:tcPr>
            <w:tcW w:w="554" w:type="dxa"/>
            <w:tcBorders>
              <w:top w:val="single" w:sz="2" w:space="0" w:color="auto"/>
              <w:left w:val="single" w:sz="18" w:space="0" w:color="auto"/>
              <w:bottom w:val="single" w:sz="2" w:space="0" w:color="auto"/>
              <w:right w:val="single" w:sz="18" w:space="0" w:color="auto"/>
            </w:tcBorders>
          </w:tcPr>
          <w:p w14:paraId="0B62CF05" w14:textId="77777777" w:rsidR="006C2121" w:rsidRDefault="006C2121" w:rsidP="00293040">
            <w:pPr>
              <w:spacing w:after="0"/>
              <w:rPr>
                <w:rFonts w:ascii="Arial Narrow" w:hAnsi="Arial Narrow"/>
              </w:rPr>
            </w:pPr>
          </w:p>
        </w:tc>
        <w:tc>
          <w:tcPr>
            <w:tcW w:w="8760" w:type="dxa"/>
            <w:tcBorders>
              <w:top w:val="single" w:sz="2" w:space="0" w:color="auto"/>
              <w:left w:val="single" w:sz="18" w:space="0" w:color="auto"/>
              <w:bottom w:val="single" w:sz="2" w:space="0" w:color="auto"/>
              <w:right w:val="single" w:sz="18" w:space="0" w:color="auto"/>
            </w:tcBorders>
          </w:tcPr>
          <w:p w14:paraId="0B62CF06" w14:textId="77777777" w:rsidR="00467B11" w:rsidRPr="00467B11" w:rsidRDefault="006C2121" w:rsidP="00467B11">
            <w:pPr>
              <w:spacing w:after="0" w:line="240" w:lineRule="auto"/>
              <w:ind w:left="346" w:hanging="346"/>
              <w:rPr>
                <w:rFonts w:ascii="Arial Narrow" w:hAnsi="Arial Narrow"/>
              </w:rPr>
            </w:pPr>
            <w:proofErr w:type="gramStart"/>
            <w:r>
              <w:rPr>
                <w:rFonts w:ascii="Arial Narrow" w:hAnsi="Arial Narrow"/>
              </w:rPr>
              <w:t>5</w:t>
            </w:r>
            <w:r w:rsidRPr="00477CC9">
              <w:rPr>
                <w:rFonts w:ascii="Arial Narrow" w:hAnsi="Arial Narrow"/>
              </w:rPr>
              <w:t xml:space="preserve">.3 </w:t>
            </w:r>
            <w:r w:rsidRPr="00477CC9">
              <w:rPr>
                <w:rStyle w:val="Hyperlink"/>
                <w:rFonts w:ascii="Arial Narrow" w:hAnsi="Arial Narrow"/>
                <w:color w:val="auto"/>
                <w:u w:val="none"/>
              </w:rPr>
              <w:t xml:space="preserve"> Pricing</w:t>
            </w:r>
            <w:proofErr w:type="gramEnd"/>
            <w:r w:rsidRPr="00477CC9">
              <w:rPr>
                <w:rStyle w:val="Hyperlink"/>
                <w:rFonts w:ascii="Arial Narrow" w:hAnsi="Arial Narrow"/>
                <w:color w:val="auto"/>
                <w:u w:val="none"/>
              </w:rPr>
              <w:t xml:space="preserve"> Sheet</w:t>
            </w:r>
            <w:r>
              <w:rPr>
                <w:rStyle w:val="Hyperlink"/>
                <w:rFonts w:ascii="Arial Narrow" w:hAnsi="Arial Narrow"/>
                <w:color w:val="auto"/>
                <w:u w:val="none"/>
              </w:rPr>
              <w:t xml:space="preserve"> [Appendix </w:t>
            </w:r>
            <w:r w:rsidRPr="0067665B">
              <w:rPr>
                <w:rStyle w:val="Hyperlink"/>
                <w:rFonts w:ascii="Arial Narrow" w:hAnsi="Arial Narrow"/>
                <w:color w:val="auto"/>
                <w:u w:val="none"/>
              </w:rPr>
              <w:t>A]</w:t>
            </w:r>
            <w:r w:rsidR="00F30C26" w:rsidRPr="0067665B">
              <w:rPr>
                <w:rStyle w:val="Hyperlink"/>
                <w:rFonts w:ascii="Arial Narrow" w:hAnsi="Arial Narrow"/>
                <w:color w:val="auto"/>
                <w:u w:val="none"/>
              </w:rPr>
              <w:t xml:space="preserve"> </w:t>
            </w:r>
            <w:r w:rsidR="00F30C26" w:rsidRPr="00F30C26">
              <w:rPr>
                <w:rStyle w:val="Hyperlink"/>
                <w:rFonts w:ascii="Arial Narrow" w:hAnsi="Arial Narrow"/>
                <w:u w:val="none"/>
              </w:rPr>
              <w:t xml:space="preserve">– </w:t>
            </w:r>
            <w:r w:rsidR="00F30C26" w:rsidRPr="00D93ED3">
              <w:rPr>
                <w:rStyle w:val="Hyperlink"/>
                <w:rFonts w:ascii="Arial Narrow" w:hAnsi="Arial Narrow"/>
                <w:b/>
                <w:bCs/>
                <w:color w:val="auto"/>
              </w:rPr>
              <w:t>must</w:t>
            </w:r>
            <w:r w:rsidR="00F30C26" w:rsidRPr="00D93ED3">
              <w:rPr>
                <w:rStyle w:val="Hyperlink"/>
                <w:rFonts w:ascii="Arial Narrow" w:hAnsi="Arial Narrow"/>
                <w:color w:val="auto"/>
                <w:u w:val="none"/>
              </w:rPr>
              <w:t xml:space="preserve"> be submitted with bid</w:t>
            </w:r>
          </w:p>
        </w:tc>
      </w:tr>
      <w:tr w:rsidR="006C2121" w:rsidRPr="00A6162C" w14:paraId="0B62CF0B" w14:textId="77777777" w:rsidTr="009347BA">
        <w:trPr>
          <w:trHeight w:val="409"/>
        </w:trPr>
        <w:tc>
          <w:tcPr>
            <w:tcW w:w="554" w:type="dxa"/>
            <w:tcBorders>
              <w:top w:val="single" w:sz="2" w:space="0" w:color="auto"/>
              <w:left w:val="single" w:sz="18" w:space="0" w:color="auto"/>
              <w:bottom w:val="single" w:sz="18" w:space="0" w:color="auto"/>
              <w:right w:val="single" w:sz="18" w:space="0" w:color="auto"/>
            </w:tcBorders>
          </w:tcPr>
          <w:p w14:paraId="0B62CF08" w14:textId="77777777" w:rsidR="006C2121" w:rsidRPr="00A6162C" w:rsidRDefault="006C2121" w:rsidP="00293040">
            <w:pPr>
              <w:spacing w:after="0"/>
              <w:rPr>
                <w:rFonts w:ascii="Arial Narrow" w:hAnsi="Arial Narrow"/>
              </w:rPr>
            </w:pPr>
          </w:p>
        </w:tc>
        <w:tc>
          <w:tcPr>
            <w:tcW w:w="8760" w:type="dxa"/>
            <w:tcBorders>
              <w:top w:val="single" w:sz="2" w:space="0" w:color="auto"/>
              <w:left w:val="single" w:sz="18" w:space="0" w:color="auto"/>
              <w:bottom w:val="single" w:sz="18" w:space="0" w:color="auto"/>
              <w:right w:val="single" w:sz="18" w:space="0" w:color="auto"/>
            </w:tcBorders>
          </w:tcPr>
          <w:p w14:paraId="0B62CF09" w14:textId="58F4743C" w:rsidR="009347BA" w:rsidRPr="000734A4" w:rsidRDefault="006C2121" w:rsidP="009347BA">
            <w:pPr>
              <w:spacing w:after="0" w:line="240" w:lineRule="auto"/>
              <w:rPr>
                <w:rFonts w:ascii="Arial Narrow" w:eastAsia="Times New Roman" w:hAnsi="Arial Narrow" w:cs="Arial"/>
                <w:sz w:val="20"/>
                <w:szCs w:val="20"/>
                <w:u w:val="single"/>
                <w:lang w:eastAsia="x-none"/>
              </w:rPr>
            </w:pPr>
            <w:r>
              <w:rPr>
                <w:rFonts w:ascii="Arial Narrow" w:hAnsi="Arial Narrow"/>
              </w:rPr>
              <w:t>5</w:t>
            </w:r>
            <w:r w:rsidRPr="00477CC9">
              <w:rPr>
                <w:rFonts w:ascii="Arial Narrow" w:hAnsi="Arial Narrow"/>
              </w:rPr>
              <w:t xml:space="preserve">.4. </w:t>
            </w:r>
            <w:r w:rsidR="00CE60DB">
              <w:rPr>
                <w:rFonts w:ascii="Arial Narrow" w:hAnsi="Arial Narrow"/>
              </w:rPr>
              <w:t>Bid</w:t>
            </w:r>
            <w:r w:rsidRPr="00477CC9">
              <w:rPr>
                <w:rFonts w:ascii="Arial Narrow" w:hAnsi="Arial Narrow"/>
              </w:rPr>
              <w:t xml:space="preserve"> Guarantee/Bid Bond</w:t>
            </w:r>
            <w:r w:rsidR="00F30C26">
              <w:rPr>
                <w:rFonts w:ascii="Arial Narrow" w:hAnsi="Arial Narrow"/>
              </w:rPr>
              <w:t xml:space="preserve"> </w:t>
            </w:r>
            <w:r w:rsidR="00F30C26" w:rsidRPr="009347BA">
              <w:rPr>
                <w:rStyle w:val="Hyperlink"/>
                <w:rFonts w:ascii="Arial Narrow" w:hAnsi="Arial Narrow"/>
                <w:color w:val="auto"/>
                <w:u w:val="none"/>
              </w:rPr>
              <w:t xml:space="preserve">– </w:t>
            </w:r>
            <w:r w:rsidR="009347BA" w:rsidRPr="009347BA">
              <w:rPr>
                <w:rStyle w:val="Hyperlink"/>
                <w:rFonts w:ascii="Arial Narrow" w:hAnsi="Arial Narrow"/>
                <w:color w:val="auto"/>
                <w:u w:val="none"/>
              </w:rPr>
              <w:t xml:space="preserve">NOT APPLICABLE </w:t>
            </w:r>
          </w:p>
          <w:p w14:paraId="0B62CF0A" w14:textId="0585A085" w:rsidR="00900E71" w:rsidRPr="000734A4" w:rsidRDefault="00900E71" w:rsidP="00900E71">
            <w:pPr>
              <w:tabs>
                <w:tab w:val="left" w:pos="1800"/>
              </w:tabs>
              <w:spacing w:after="120" w:line="240" w:lineRule="auto"/>
              <w:ind w:left="720"/>
              <w:rPr>
                <w:rFonts w:ascii="Arial Narrow" w:eastAsia="Times New Roman" w:hAnsi="Arial Narrow" w:cs="Arial"/>
                <w:sz w:val="20"/>
                <w:szCs w:val="20"/>
                <w:u w:val="single"/>
                <w:lang w:eastAsia="x-none"/>
              </w:rPr>
            </w:pPr>
          </w:p>
        </w:tc>
      </w:tr>
      <w:tr w:rsidR="006C2121" w:rsidRPr="00A6162C" w14:paraId="0B62CF0E" w14:textId="77777777" w:rsidTr="009347BA">
        <w:tc>
          <w:tcPr>
            <w:tcW w:w="554" w:type="dxa"/>
            <w:tcBorders>
              <w:top w:val="single" w:sz="18" w:space="0" w:color="auto"/>
              <w:left w:val="single" w:sz="18" w:space="0" w:color="auto"/>
              <w:bottom w:val="single" w:sz="18" w:space="0" w:color="auto"/>
              <w:right w:val="single" w:sz="18" w:space="0" w:color="auto"/>
            </w:tcBorders>
            <w:shd w:val="clear" w:color="auto" w:fill="DEEAF6"/>
          </w:tcPr>
          <w:p w14:paraId="0B62CF0C" w14:textId="77777777" w:rsidR="006C2121" w:rsidRPr="003E4880" w:rsidRDefault="006C2121" w:rsidP="00293040">
            <w:pPr>
              <w:spacing w:after="0"/>
              <w:jc w:val="center"/>
              <w:rPr>
                <w:rFonts w:ascii="Arial Narrow" w:hAnsi="Arial Narrow"/>
              </w:rPr>
            </w:pPr>
          </w:p>
        </w:tc>
        <w:tc>
          <w:tcPr>
            <w:tcW w:w="8760" w:type="dxa"/>
            <w:tcBorders>
              <w:top w:val="single" w:sz="18" w:space="0" w:color="auto"/>
              <w:left w:val="single" w:sz="18" w:space="0" w:color="auto"/>
              <w:bottom w:val="single" w:sz="18" w:space="0" w:color="auto"/>
              <w:right w:val="single" w:sz="18" w:space="0" w:color="auto"/>
            </w:tcBorders>
            <w:shd w:val="clear" w:color="auto" w:fill="DEEAF6"/>
            <w:vAlign w:val="bottom"/>
          </w:tcPr>
          <w:p w14:paraId="0B62CF0D" w14:textId="77777777" w:rsidR="006C2121" w:rsidRPr="00477CC9" w:rsidRDefault="006C2121" w:rsidP="00293040">
            <w:pPr>
              <w:spacing w:after="0"/>
              <w:jc w:val="center"/>
              <w:rPr>
                <w:rFonts w:ascii="Arial Narrow" w:hAnsi="Arial Narrow"/>
              </w:rPr>
            </w:pPr>
            <w:r w:rsidRPr="003E4880">
              <w:rPr>
                <w:rFonts w:ascii="Arial Narrow" w:hAnsi="Arial Narrow"/>
              </w:rPr>
              <w:t>OTHER FORMS (Download*, complete and include with your bid)</w:t>
            </w:r>
          </w:p>
        </w:tc>
      </w:tr>
      <w:tr w:rsidR="006C2121" w:rsidRPr="00A6162C" w14:paraId="0B62CF11" w14:textId="77777777" w:rsidTr="009347BA">
        <w:trPr>
          <w:trHeight w:val="432"/>
        </w:trPr>
        <w:tc>
          <w:tcPr>
            <w:tcW w:w="554" w:type="dxa"/>
            <w:tcBorders>
              <w:top w:val="single" w:sz="18" w:space="0" w:color="auto"/>
              <w:left w:val="single" w:sz="18" w:space="0" w:color="auto"/>
              <w:bottom w:val="single" w:sz="2" w:space="0" w:color="auto"/>
              <w:right w:val="single" w:sz="18" w:space="0" w:color="auto"/>
            </w:tcBorders>
          </w:tcPr>
          <w:p w14:paraId="0B62CF0F" w14:textId="77777777" w:rsidR="006C2121" w:rsidRDefault="006C2121" w:rsidP="00293040">
            <w:pPr>
              <w:spacing w:after="0"/>
              <w:rPr>
                <w:rFonts w:ascii="Arial Narrow" w:hAnsi="Arial Narrow"/>
              </w:rPr>
            </w:pPr>
          </w:p>
        </w:tc>
        <w:tc>
          <w:tcPr>
            <w:tcW w:w="8760" w:type="dxa"/>
            <w:tcBorders>
              <w:top w:val="single" w:sz="18" w:space="0" w:color="auto"/>
              <w:left w:val="single" w:sz="18" w:space="0" w:color="auto"/>
              <w:bottom w:val="single" w:sz="2" w:space="0" w:color="auto"/>
              <w:right w:val="single" w:sz="18" w:space="0" w:color="auto"/>
            </w:tcBorders>
          </w:tcPr>
          <w:p w14:paraId="0B62CF10" w14:textId="05E9B30F" w:rsidR="006C2121" w:rsidRPr="00477CC9" w:rsidRDefault="006C2121" w:rsidP="00467B11">
            <w:pPr>
              <w:spacing w:after="0" w:line="240" w:lineRule="auto"/>
              <w:rPr>
                <w:rFonts w:ascii="Arial Narrow" w:hAnsi="Arial Narrow"/>
              </w:rPr>
            </w:pPr>
            <w:proofErr w:type="gramStart"/>
            <w:r>
              <w:rPr>
                <w:rFonts w:ascii="Arial Narrow" w:hAnsi="Arial Narrow"/>
              </w:rPr>
              <w:t xml:space="preserve">5.5  </w:t>
            </w:r>
            <w:r w:rsidRPr="00477CC9">
              <w:rPr>
                <w:rFonts w:ascii="Arial Narrow" w:hAnsi="Arial Narrow"/>
              </w:rPr>
              <w:t>Response</w:t>
            </w:r>
            <w:proofErr w:type="gramEnd"/>
            <w:r w:rsidRPr="00477CC9">
              <w:rPr>
                <w:rFonts w:ascii="Arial Narrow" w:hAnsi="Arial Narrow"/>
              </w:rPr>
              <w:t xml:space="preserve"> to </w:t>
            </w:r>
            <w:r w:rsidR="00A405E4">
              <w:rPr>
                <w:rFonts w:ascii="Arial Narrow" w:hAnsi="Arial Narrow"/>
              </w:rPr>
              <w:t>Specifications/</w:t>
            </w:r>
            <w:r w:rsidRPr="00477CC9">
              <w:rPr>
                <w:rFonts w:ascii="Arial Narrow" w:hAnsi="Arial Narrow"/>
              </w:rPr>
              <w:t>Scope o</w:t>
            </w:r>
            <w:r>
              <w:rPr>
                <w:rFonts w:ascii="Arial Narrow" w:hAnsi="Arial Narrow"/>
              </w:rPr>
              <w:t>f</w:t>
            </w:r>
            <w:r w:rsidRPr="00477CC9">
              <w:rPr>
                <w:rFonts w:ascii="Arial Narrow" w:hAnsi="Arial Narrow"/>
              </w:rPr>
              <w:t xml:space="preserve"> Work Requirements Form</w:t>
            </w:r>
          </w:p>
        </w:tc>
      </w:tr>
      <w:tr w:rsidR="006C2121" w:rsidRPr="00A6162C" w14:paraId="0B62CF14" w14:textId="77777777" w:rsidTr="009347BA">
        <w:trPr>
          <w:trHeight w:val="432"/>
        </w:trPr>
        <w:tc>
          <w:tcPr>
            <w:tcW w:w="554" w:type="dxa"/>
            <w:tcBorders>
              <w:top w:val="single" w:sz="2" w:space="0" w:color="auto"/>
              <w:left w:val="single" w:sz="18" w:space="0" w:color="auto"/>
              <w:bottom w:val="single" w:sz="2" w:space="0" w:color="auto"/>
              <w:right w:val="single" w:sz="18" w:space="0" w:color="auto"/>
            </w:tcBorders>
          </w:tcPr>
          <w:p w14:paraId="0B62CF12" w14:textId="77777777" w:rsidR="006C2121" w:rsidRDefault="006C2121" w:rsidP="00293040">
            <w:pPr>
              <w:spacing w:after="0"/>
              <w:rPr>
                <w:rFonts w:ascii="Arial Narrow" w:hAnsi="Arial Narrow"/>
              </w:rPr>
            </w:pPr>
          </w:p>
        </w:tc>
        <w:tc>
          <w:tcPr>
            <w:tcW w:w="8760" w:type="dxa"/>
            <w:tcBorders>
              <w:top w:val="single" w:sz="2" w:space="0" w:color="auto"/>
              <w:left w:val="single" w:sz="18" w:space="0" w:color="auto"/>
              <w:bottom w:val="single" w:sz="2" w:space="0" w:color="auto"/>
              <w:right w:val="single" w:sz="18" w:space="0" w:color="auto"/>
            </w:tcBorders>
          </w:tcPr>
          <w:p w14:paraId="0B62CF13" w14:textId="77777777" w:rsidR="006C2121" w:rsidRPr="00477CC9" w:rsidRDefault="006C2121" w:rsidP="00467B11">
            <w:pPr>
              <w:spacing w:after="0" w:line="240" w:lineRule="auto"/>
              <w:rPr>
                <w:rFonts w:ascii="Arial Narrow" w:hAnsi="Arial Narrow"/>
              </w:rPr>
            </w:pPr>
            <w:proofErr w:type="gramStart"/>
            <w:r>
              <w:rPr>
                <w:rFonts w:ascii="Arial Narrow" w:hAnsi="Arial Narrow"/>
              </w:rPr>
              <w:t xml:space="preserve">5.6  </w:t>
            </w:r>
            <w:r w:rsidRPr="00477CC9">
              <w:rPr>
                <w:rFonts w:ascii="Arial Narrow" w:hAnsi="Arial Narrow"/>
              </w:rPr>
              <w:t>Terms</w:t>
            </w:r>
            <w:proofErr w:type="gramEnd"/>
            <w:r w:rsidRPr="00477CC9">
              <w:rPr>
                <w:rFonts w:ascii="Arial Narrow" w:hAnsi="Arial Narrow"/>
              </w:rPr>
              <w:t xml:space="preserve"> and Conditions Form</w:t>
            </w:r>
          </w:p>
        </w:tc>
      </w:tr>
      <w:tr w:rsidR="006C2121" w:rsidRPr="00A6162C" w14:paraId="0B62CF17" w14:textId="77777777" w:rsidTr="009347BA">
        <w:trPr>
          <w:trHeight w:val="432"/>
        </w:trPr>
        <w:tc>
          <w:tcPr>
            <w:tcW w:w="554" w:type="dxa"/>
            <w:tcBorders>
              <w:top w:val="single" w:sz="2" w:space="0" w:color="auto"/>
              <w:left w:val="single" w:sz="18" w:space="0" w:color="auto"/>
              <w:bottom w:val="single" w:sz="2" w:space="0" w:color="auto"/>
              <w:right w:val="single" w:sz="18" w:space="0" w:color="auto"/>
            </w:tcBorders>
          </w:tcPr>
          <w:p w14:paraId="0B62CF15" w14:textId="77777777" w:rsidR="006C2121" w:rsidRPr="00A6162C" w:rsidRDefault="006C2121" w:rsidP="00293040">
            <w:pPr>
              <w:spacing w:after="0"/>
              <w:rPr>
                <w:rFonts w:ascii="Arial Narrow" w:hAnsi="Arial Narrow"/>
              </w:rPr>
            </w:pPr>
          </w:p>
        </w:tc>
        <w:tc>
          <w:tcPr>
            <w:tcW w:w="8760" w:type="dxa"/>
            <w:tcBorders>
              <w:top w:val="single" w:sz="2" w:space="0" w:color="auto"/>
              <w:left w:val="single" w:sz="18" w:space="0" w:color="auto"/>
              <w:bottom w:val="single" w:sz="2" w:space="0" w:color="auto"/>
              <w:right w:val="single" w:sz="18" w:space="0" w:color="auto"/>
            </w:tcBorders>
          </w:tcPr>
          <w:p w14:paraId="0B62CF16" w14:textId="77777777" w:rsidR="006C2121" w:rsidRPr="00477CC9" w:rsidRDefault="006C2121" w:rsidP="00467B11">
            <w:pPr>
              <w:spacing w:after="0" w:line="240" w:lineRule="auto"/>
              <w:rPr>
                <w:rFonts w:ascii="Arial Narrow" w:hAnsi="Arial Narrow"/>
              </w:rPr>
            </w:pPr>
            <w:hyperlink r:id="rId12" w:history="1">
              <w:r w:rsidRPr="00477CC9">
                <w:rPr>
                  <w:rStyle w:val="Hyperlink"/>
                  <w:rFonts w:ascii="Arial Narrow" w:hAnsi="Arial Narrow"/>
                  <w:color w:val="auto"/>
                  <w:u w:val="none"/>
                </w:rPr>
                <w:t>First Tier Subcontractor Designation Form</w:t>
              </w:r>
            </w:hyperlink>
          </w:p>
        </w:tc>
      </w:tr>
      <w:tr w:rsidR="006C2121" w:rsidRPr="00A6162C" w14:paraId="0B62CF1A" w14:textId="77777777" w:rsidTr="009347BA">
        <w:trPr>
          <w:trHeight w:val="432"/>
        </w:trPr>
        <w:tc>
          <w:tcPr>
            <w:tcW w:w="554" w:type="dxa"/>
            <w:tcBorders>
              <w:top w:val="single" w:sz="2" w:space="0" w:color="auto"/>
              <w:left w:val="single" w:sz="18" w:space="0" w:color="auto"/>
              <w:bottom w:val="single" w:sz="2" w:space="0" w:color="auto"/>
              <w:right w:val="single" w:sz="18" w:space="0" w:color="auto"/>
            </w:tcBorders>
          </w:tcPr>
          <w:p w14:paraId="0B62CF18" w14:textId="77777777" w:rsidR="006C2121" w:rsidRPr="00A6162C" w:rsidRDefault="006C2121" w:rsidP="00293040">
            <w:pPr>
              <w:spacing w:after="0"/>
              <w:rPr>
                <w:rFonts w:ascii="Arial Narrow" w:hAnsi="Arial Narrow"/>
              </w:rPr>
            </w:pPr>
          </w:p>
        </w:tc>
        <w:tc>
          <w:tcPr>
            <w:tcW w:w="8760" w:type="dxa"/>
            <w:tcBorders>
              <w:top w:val="single" w:sz="2" w:space="0" w:color="auto"/>
              <w:left w:val="single" w:sz="18" w:space="0" w:color="auto"/>
              <w:bottom w:val="single" w:sz="2" w:space="0" w:color="auto"/>
              <w:right w:val="single" w:sz="18" w:space="0" w:color="auto"/>
            </w:tcBorders>
          </w:tcPr>
          <w:p w14:paraId="0B62CF19" w14:textId="77777777" w:rsidR="00467B11" w:rsidRPr="00477CC9" w:rsidRDefault="006C2121" w:rsidP="00467B11">
            <w:pPr>
              <w:spacing w:after="0" w:line="240" w:lineRule="auto"/>
              <w:rPr>
                <w:rFonts w:ascii="Arial Narrow" w:hAnsi="Arial Narrow"/>
              </w:rPr>
            </w:pPr>
            <w:hyperlink r:id="rId13" w:history="1">
              <w:r w:rsidRPr="00477CC9">
                <w:rPr>
                  <w:rStyle w:val="Hyperlink"/>
                  <w:rFonts w:ascii="Arial Narrow" w:hAnsi="Arial Narrow"/>
                  <w:color w:val="auto"/>
                  <w:u w:val="none"/>
                </w:rPr>
                <w:t>Ethics in Contracting Vendor Form</w:t>
              </w:r>
            </w:hyperlink>
            <w:r w:rsidR="00FF6136">
              <w:rPr>
                <w:rStyle w:val="Hyperlink"/>
                <w:rFonts w:ascii="Arial Narrow" w:hAnsi="Arial Narrow"/>
                <w:color w:val="auto"/>
                <w:u w:val="none"/>
              </w:rPr>
              <w:t xml:space="preserve"> with </w:t>
            </w:r>
            <w:r w:rsidR="00FF6136" w:rsidRPr="000C7DD2">
              <w:rPr>
                <w:rStyle w:val="Hyperlink"/>
                <w:rFonts w:ascii="Arial Narrow" w:hAnsi="Arial Narrow"/>
                <w:color w:val="auto"/>
                <w:u w:val="none"/>
              </w:rPr>
              <w:t>Business Information Questionnaire</w:t>
            </w:r>
          </w:p>
        </w:tc>
      </w:tr>
      <w:tr w:rsidR="006C2121" w:rsidRPr="00A6162C" w14:paraId="0B62CF1D" w14:textId="77777777" w:rsidTr="009347BA">
        <w:trPr>
          <w:trHeight w:val="432"/>
        </w:trPr>
        <w:tc>
          <w:tcPr>
            <w:tcW w:w="554" w:type="dxa"/>
            <w:tcBorders>
              <w:top w:val="single" w:sz="2" w:space="0" w:color="auto"/>
              <w:left w:val="single" w:sz="18" w:space="0" w:color="auto"/>
              <w:bottom w:val="single" w:sz="2" w:space="0" w:color="auto"/>
              <w:right w:val="single" w:sz="18" w:space="0" w:color="auto"/>
            </w:tcBorders>
          </w:tcPr>
          <w:p w14:paraId="0B62CF1B" w14:textId="77777777" w:rsidR="006C2121" w:rsidRPr="00A6162C" w:rsidRDefault="006C2121" w:rsidP="00293040">
            <w:pPr>
              <w:spacing w:after="0"/>
              <w:rPr>
                <w:rFonts w:ascii="Arial Narrow" w:hAnsi="Arial Narrow"/>
              </w:rPr>
            </w:pPr>
          </w:p>
        </w:tc>
        <w:tc>
          <w:tcPr>
            <w:tcW w:w="8760" w:type="dxa"/>
            <w:tcBorders>
              <w:top w:val="single" w:sz="2" w:space="0" w:color="auto"/>
              <w:left w:val="single" w:sz="18" w:space="0" w:color="auto"/>
              <w:bottom w:val="single" w:sz="2" w:space="0" w:color="auto"/>
              <w:right w:val="single" w:sz="18" w:space="0" w:color="auto"/>
            </w:tcBorders>
          </w:tcPr>
          <w:p w14:paraId="0B62CF1C" w14:textId="77777777" w:rsidR="006C2121" w:rsidRPr="00477CC9" w:rsidRDefault="006C2121" w:rsidP="00467B11">
            <w:pPr>
              <w:spacing w:after="0" w:line="240" w:lineRule="auto"/>
              <w:rPr>
                <w:rFonts w:ascii="Arial Narrow" w:hAnsi="Arial Narrow"/>
              </w:rPr>
            </w:pPr>
            <w:hyperlink r:id="rId14" w:history="1">
              <w:r w:rsidRPr="00477CC9">
                <w:rPr>
                  <w:rStyle w:val="Hyperlink"/>
                  <w:rFonts w:ascii="Arial Narrow" w:hAnsi="Arial Narrow"/>
                  <w:color w:val="auto"/>
                  <w:u w:val="none"/>
                </w:rPr>
                <w:t>W-9 Form</w:t>
              </w:r>
            </w:hyperlink>
          </w:p>
        </w:tc>
      </w:tr>
      <w:tr w:rsidR="006C2121" w:rsidRPr="00A6162C" w14:paraId="0B62CF21" w14:textId="77777777" w:rsidTr="009347BA">
        <w:trPr>
          <w:trHeight w:val="432"/>
        </w:trPr>
        <w:tc>
          <w:tcPr>
            <w:tcW w:w="554" w:type="dxa"/>
            <w:tcBorders>
              <w:top w:val="single" w:sz="2" w:space="0" w:color="auto"/>
              <w:left w:val="single" w:sz="18" w:space="0" w:color="auto"/>
              <w:bottom w:val="single" w:sz="2" w:space="0" w:color="auto"/>
              <w:right w:val="single" w:sz="18" w:space="0" w:color="auto"/>
            </w:tcBorders>
          </w:tcPr>
          <w:p w14:paraId="0B62CF1E" w14:textId="77777777" w:rsidR="006C2121" w:rsidRPr="00A6162C" w:rsidRDefault="006C2121" w:rsidP="00293040">
            <w:pPr>
              <w:spacing w:after="0"/>
              <w:rPr>
                <w:rFonts w:ascii="Arial Narrow" w:hAnsi="Arial Narrow"/>
              </w:rPr>
            </w:pPr>
          </w:p>
        </w:tc>
        <w:tc>
          <w:tcPr>
            <w:tcW w:w="8760" w:type="dxa"/>
            <w:tcBorders>
              <w:top w:val="single" w:sz="2" w:space="0" w:color="auto"/>
              <w:left w:val="single" w:sz="18" w:space="0" w:color="auto"/>
              <w:bottom w:val="single" w:sz="2" w:space="0" w:color="auto"/>
              <w:right w:val="single" w:sz="18" w:space="0" w:color="auto"/>
            </w:tcBorders>
          </w:tcPr>
          <w:p w14:paraId="0B62CF1F" w14:textId="77777777" w:rsidR="00064AA3" w:rsidRDefault="006C2121" w:rsidP="00467B11">
            <w:pPr>
              <w:spacing w:after="0" w:line="240" w:lineRule="auto"/>
              <w:rPr>
                <w:rFonts w:ascii="Arial Narrow" w:hAnsi="Arial Narrow"/>
              </w:rPr>
            </w:pPr>
            <w:hyperlink r:id="rId15" w:history="1">
              <w:r w:rsidRPr="00477CC9">
                <w:rPr>
                  <w:rStyle w:val="Hyperlink"/>
                  <w:rFonts w:ascii="Arial Narrow" w:hAnsi="Arial Narrow"/>
                  <w:color w:val="auto"/>
                  <w:u w:val="none"/>
                </w:rPr>
                <w:t>Fair Employment Practices (FEP) Certificate</w:t>
              </w:r>
            </w:hyperlink>
            <w:r w:rsidR="00064AA3">
              <w:rPr>
                <w:rStyle w:val="Hyperlink"/>
                <w:rFonts w:ascii="Arial Narrow" w:hAnsi="Arial Narrow"/>
                <w:color w:val="auto"/>
                <w:u w:val="none"/>
              </w:rPr>
              <w:t xml:space="preserve">. </w:t>
            </w:r>
            <w:r w:rsidR="00064AA3">
              <w:rPr>
                <w:rFonts w:ascii="Arial Narrow" w:hAnsi="Arial Narrow"/>
              </w:rPr>
              <w:t xml:space="preserve">Complete the on-line application and print </w:t>
            </w:r>
            <w:r w:rsidR="00A41552">
              <w:rPr>
                <w:rFonts w:ascii="Arial Narrow" w:hAnsi="Arial Narrow"/>
              </w:rPr>
              <w:t xml:space="preserve">(PDF) </w:t>
            </w:r>
            <w:r w:rsidR="00064AA3">
              <w:rPr>
                <w:rFonts w:ascii="Arial Narrow" w:hAnsi="Arial Narrow"/>
              </w:rPr>
              <w:t xml:space="preserve">a hard copy </w:t>
            </w:r>
            <w:r w:rsidR="00467B11">
              <w:rPr>
                <w:rFonts w:ascii="Arial Narrow" w:hAnsi="Arial Narrow"/>
              </w:rPr>
              <w:t xml:space="preserve">of your </w:t>
            </w:r>
            <w:r w:rsidR="0025553B">
              <w:rPr>
                <w:rFonts w:ascii="Arial Narrow" w:hAnsi="Arial Narrow"/>
              </w:rPr>
              <w:t xml:space="preserve">company’s </w:t>
            </w:r>
            <w:r w:rsidR="00467B11">
              <w:rPr>
                <w:rFonts w:ascii="Arial Narrow" w:hAnsi="Arial Narrow"/>
              </w:rPr>
              <w:t>application and</w:t>
            </w:r>
            <w:r w:rsidR="00064AA3">
              <w:rPr>
                <w:rFonts w:ascii="Arial Narrow" w:hAnsi="Arial Narrow"/>
              </w:rPr>
              <w:t xml:space="preserve"> include with your bid.</w:t>
            </w:r>
          </w:p>
          <w:p w14:paraId="0B62CF20" w14:textId="77777777" w:rsidR="00064AA3" w:rsidRPr="00064AA3" w:rsidRDefault="00064AA3" w:rsidP="00F934C8">
            <w:pPr>
              <w:spacing w:after="120" w:line="240" w:lineRule="auto"/>
              <w:rPr>
                <w:rFonts w:ascii="Arial Narrow" w:hAnsi="Arial Narrow"/>
                <w:color w:val="0000FF"/>
                <w:u w:val="single"/>
              </w:rPr>
            </w:pPr>
            <w:r>
              <w:rPr>
                <w:rStyle w:val="Hyperlink"/>
                <w:rFonts w:ascii="Arial Narrow" w:hAnsi="Arial Narrow"/>
                <w:color w:val="auto"/>
                <w:u w:val="none"/>
              </w:rPr>
              <w:t xml:space="preserve">Apply on-line at: </w:t>
            </w:r>
            <w:hyperlink r:id="rId16" w:history="1">
              <w:r w:rsidRPr="00F03FC3">
                <w:rPr>
                  <w:rStyle w:val="Hyperlink"/>
                  <w:rFonts w:ascii="Arial Narrow" w:hAnsi="Arial Narrow"/>
                </w:rPr>
                <w:t>https://www.waynecounty.com/departments/corpcounsel/certification-program.aspx</w:t>
              </w:r>
            </w:hyperlink>
          </w:p>
        </w:tc>
      </w:tr>
      <w:tr w:rsidR="00AE1CAC" w:rsidRPr="00A6162C" w14:paraId="0B62CF24" w14:textId="77777777" w:rsidTr="009347BA">
        <w:trPr>
          <w:trHeight w:val="432"/>
        </w:trPr>
        <w:tc>
          <w:tcPr>
            <w:tcW w:w="554" w:type="dxa"/>
            <w:tcBorders>
              <w:top w:val="single" w:sz="2" w:space="0" w:color="auto"/>
              <w:left w:val="single" w:sz="18" w:space="0" w:color="auto"/>
              <w:bottom w:val="single" w:sz="2" w:space="0" w:color="auto"/>
              <w:right w:val="single" w:sz="18" w:space="0" w:color="auto"/>
            </w:tcBorders>
          </w:tcPr>
          <w:p w14:paraId="0B62CF22" w14:textId="77777777" w:rsidR="00AE1CAC" w:rsidRPr="00A6162C" w:rsidRDefault="00AE1CAC" w:rsidP="00293040">
            <w:pPr>
              <w:spacing w:after="0"/>
              <w:rPr>
                <w:rFonts w:ascii="Arial Narrow" w:hAnsi="Arial Narrow"/>
              </w:rPr>
            </w:pPr>
          </w:p>
        </w:tc>
        <w:tc>
          <w:tcPr>
            <w:tcW w:w="8760" w:type="dxa"/>
            <w:tcBorders>
              <w:top w:val="single" w:sz="2" w:space="0" w:color="auto"/>
              <w:left w:val="single" w:sz="18" w:space="0" w:color="auto"/>
              <w:bottom w:val="single" w:sz="2" w:space="0" w:color="auto"/>
              <w:right w:val="single" w:sz="18" w:space="0" w:color="auto"/>
            </w:tcBorders>
          </w:tcPr>
          <w:p w14:paraId="0B62CF23" w14:textId="77777777" w:rsidR="00AE1CAC" w:rsidRPr="00AE1CAC" w:rsidRDefault="003516FD" w:rsidP="00467B11">
            <w:pPr>
              <w:spacing w:after="0" w:line="240" w:lineRule="auto"/>
              <w:rPr>
                <w:rFonts w:ascii="Arial Narrow" w:hAnsi="Arial Narrow"/>
              </w:rPr>
            </w:pPr>
            <w:r>
              <w:rPr>
                <w:rFonts w:ascii="Arial Narrow" w:hAnsi="Arial Narrow"/>
              </w:rPr>
              <w:t>Certificate of Insurance listing current coverages</w:t>
            </w:r>
          </w:p>
        </w:tc>
      </w:tr>
      <w:tr w:rsidR="004C7855" w:rsidRPr="0050280A" w14:paraId="0B62CF2D" w14:textId="77777777" w:rsidTr="009347BA">
        <w:tc>
          <w:tcPr>
            <w:tcW w:w="554" w:type="dxa"/>
            <w:tcBorders>
              <w:top w:val="single" w:sz="18" w:space="0" w:color="auto"/>
              <w:left w:val="single" w:sz="18" w:space="0" w:color="auto"/>
              <w:bottom w:val="single" w:sz="18" w:space="0" w:color="auto"/>
              <w:right w:val="single" w:sz="18" w:space="0" w:color="auto"/>
            </w:tcBorders>
            <w:shd w:val="clear" w:color="auto" w:fill="DAEEF3"/>
          </w:tcPr>
          <w:p w14:paraId="0B62CF2B" w14:textId="77777777" w:rsidR="004C7855" w:rsidRPr="00CE60DB" w:rsidRDefault="004C7855" w:rsidP="0050280A">
            <w:pPr>
              <w:spacing w:after="0"/>
              <w:jc w:val="center"/>
              <w:rPr>
                <w:rFonts w:ascii="Arial Narrow" w:hAnsi="Arial Narrow"/>
                <w:highlight w:val="yellow"/>
              </w:rPr>
            </w:pPr>
          </w:p>
        </w:tc>
        <w:tc>
          <w:tcPr>
            <w:tcW w:w="8760" w:type="dxa"/>
            <w:tcBorders>
              <w:top w:val="single" w:sz="18" w:space="0" w:color="auto"/>
              <w:left w:val="single" w:sz="18" w:space="0" w:color="auto"/>
              <w:bottom w:val="single" w:sz="18" w:space="0" w:color="auto"/>
              <w:right w:val="single" w:sz="18" w:space="0" w:color="auto"/>
            </w:tcBorders>
            <w:shd w:val="clear" w:color="auto" w:fill="DEEAF6"/>
            <w:vAlign w:val="bottom"/>
          </w:tcPr>
          <w:p w14:paraId="0B62CF2C" w14:textId="77777777" w:rsidR="00D46911" w:rsidRPr="00CE60DB" w:rsidRDefault="00361EF7" w:rsidP="0050280A">
            <w:pPr>
              <w:spacing w:after="0"/>
              <w:jc w:val="center"/>
              <w:rPr>
                <w:rFonts w:ascii="Arial Narrow" w:hAnsi="Arial Narrow"/>
                <w:highlight w:val="yellow"/>
              </w:rPr>
            </w:pPr>
            <w:r w:rsidRPr="00361EF7">
              <w:rPr>
                <w:rFonts w:ascii="Arial Narrow" w:hAnsi="Arial Narrow"/>
              </w:rPr>
              <w:t>CONSTRUCTION BIDS ONLY</w:t>
            </w:r>
          </w:p>
        </w:tc>
      </w:tr>
      <w:tr w:rsidR="008E5673" w:rsidRPr="0050280A" w14:paraId="0B62CF30" w14:textId="77777777" w:rsidTr="009347BA">
        <w:trPr>
          <w:trHeight w:val="351"/>
        </w:trPr>
        <w:tc>
          <w:tcPr>
            <w:tcW w:w="554" w:type="dxa"/>
            <w:tcBorders>
              <w:top w:val="single" w:sz="18" w:space="0" w:color="auto"/>
              <w:left w:val="single" w:sz="18" w:space="0" w:color="auto"/>
              <w:bottom w:val="single" w:sz="18" w:space="0" w:color="auto"/>
              <w:right w:val="single" w:sz="18" w:space="0" w:color="auto"/>
            </w:tcBorders>
          </w:tcPr>
          <w:p w14:paraId="0B62CF2E" w14:textId="77777777" w:rsidR="008E5673" w:rsidRPr="00D3252F" w:rsidRDefault="008E5673" w:rsidP="0050280A">
            <w:pPr>
              <w:spacing w:after="0"/>
              <w:jc w:val="center"/>
              <w:rPr>
                <w:rFonts w:ascii="Arial Narrow" w:hAnsi="Arial Narrow"/>
              </w:rPr>
            </w:pPr>
          </w:p>
        </w:tc>
        <w:tc>
          <w:tcPr>
            <w:tcW w:w="8760" w:type="dxa"/>
            <w:tcBorders>
              <w:top w:val="single" w:sz="18" w:space="0" w:color="auto"/>
              <w:left w:val="single" w:sz="18" w:space="0" w:color="auto"/>
              <w:bottom w:val="single" w:sz="18" w:space="0" w:color="auto"/>
              <w:right w:val="single" w:sz="18" w:space="0" w:color="auto"/>
            </w:tcBorders>
            <w:vAlign w:val="bottom"/>
          </w:tcPr>
          <w:p w14:paraId="0B62CF2F" w14:textId="34364FDF" w:rsidR="008E5673" w:rsidRPr="00D3252F" w:rsidRDefault="00D3252F" w:rsidP="00467B11">
            <w:pPr>
              <w:spacing w:after="100" w:afterAutospacing="1"/>
              <w:rPr>
                <w:rFonts w:ascii="Arial Narrow" w:hAnsi="Arial Narrow"/>
              </w:rPr>
            </w:pPr>
            <w:r>
              <w:rPr>
                <w:rFonts w:ascii="Arial Narrow" w:hAnsi="Arial Narrow"/>
              </w:rPr>
              <w:t>5.7</w:t>
            </w:r>
            <w:r w:rsidR="00501487" w:rsidRPr="00D3252F">
              <w:rPr>
                <w:rFonts w:ascii="Arial Narrow" w:hAnsi="Arial Narrow"/>
              </w:rPr>
              <w:t xml:space="preserve"> </w:t>
            </w:r>
            <w:hyperlink w:anchor="_4.4_Construction_Bidder" w:history="1">
              <w:r w:rsidR="00501487" w:rsidRPr="00D3252F">
                <w:rPr>
                  <w:rStyle w:val="Hyperlink"/>
                  <w:rFonts w:ascii="Arial Narrow" w:hAnsi="Arial Narrow"/>
                  <w:color w:val="auto"/>
                  <w:u w:val="none"/>
                </w:rPr>
                <w:t xml:space="preserve">Construction </w:t>
              </w:r>
              <w:r w:rsidR="003D7743">
                <w:rPr>
                  <w:rStyle w:val="Hyperlink"/>
                  <w:rFonts w:ascii="Arial Narrow" w:hAnsi="Arial Narrow"/>
                  <w:color w:val="auto"/>
                  <w:u w:val="none"/>
                </w:rPr>
                <w:t>Bidder</w:t>
              </w:r>
              <w:r w:rsidR="00501487" w:rsidRPr="00D3252F">
                <w:rPr>
                  <w:rStyle w:val="Hyperlink"/>
                  <w:rFonts w:ascii="Arial Narrow" w:hAnsi="Arial Narrow"/>
                  <w:color w:val="auto"/>
                  <w:u w:val="none"/>
                </w:rPr>
                <w:t xml:space="preserve"> Questionnaire</w:t>
              </w:r>
            </w:hyperlink>
            <w:r w:rsidR="005E37A3">
              <w:t xml:space="preserve"> – NOT APPLICABLE </w:t>
            </w:r>
          </w:p>
        </w:tc>
      </w:tr>
    </w:tbl>
    <w:p w14:paraId="0B62CF31" w14:textId="77777777" w:rsidR="00CE60DB" w:rsidRPr="00124302" w:rsidRDefault="00CE60DB" w:rsidP="00CE60DB">
      <w:pPr>
        <w:spacing w:after="0"/>
        <w:ind w:left="-90"/>
        <w:jc w:val="center"/>
        <w:rPr>
          <w:rFonts w:ascii="Arial Narrow" w:hAnsi="Arial Narrow"/>
          <w:b/>
        </w:rPr>
      </w:pPr>
      <w:r w:rsidRPr="00124302">
        <w:rPr>
          <w:rFonts w:ascii="Arial Narrow" w:hAnsi="Arial Narrow"/>
          <w:b/>
        </w:rPr>
        <w:t>* Download Forms that are not included at:</w:t>
      </w:r>
    </w:p>
    <w:p w14:paraId="0B62CF33" w14:textId="6E77F095" w:rsidR="000C2910" w:rsidRDefault="00CE60DB" w:rsidP="00E722FC">
      <w:pPr>
        <w:spacing w:after="0"/>
        <w:ind w:left="-90"/>
        <w:jc w:val="center"/>
      </w:pPr>
      <w:hyperlink r:id="rId17" w:history="1">
        <w:r w:rsidRPr="00124302">
          <w:rPr>
            <w:rStyle w:val="Hyperlink"/>
            <w:sz w:val="24"/>
          </w:rPr>
          <w:t>https://www.waynecounty.com/departments/mb/procurement/procurement-forms.aspx</w:t>
        </w:r>
      </w:hyperlink>
      <w:bookmarkStart w:id="177" w:name="_4.1_Minimum_Qualifications"/>
      <w:bookmarkEnd w:id="177"/>
      <w:r w:rsidR="007F61C8">
        <w:br w:type="page"/>
      </w:r>
    </w:p>
    <w:p w14:paraId="0B62CF34" w14:textId="77777777" w:rsidR="00461DC9" w:rsidRDefault="0022226E" w:rsidP="00461DC9">
      <w:pPr>
        <w:pStyle w:val="Heading3"/>
        <w:spacing w:after="120" w:line="240" w:lineRule="auto"/>
        <w:rPr>
          <w:caps/>
          <w:lang w:val="en-US"/>
        </w:rPr>
      </w:pPr>
      <w:bookmarkStart w:id="178" w:name="_4.1_Minimum_Qualifications_1"/>
      <w:bookmarkStart w:id="179" w:name="_Toc220415621"/>
      <w:bookmarkEnd w:id="178"/>
      <w:r>
        <w:rPr>
          <w:caps/>
        </w:rPr>
        <w:lastRenderedPageBreak/>
        <w:t>5.1</w:t>
      </w:r>
      <w:r w:rsidR="008926CD" w:rsidRPr="009907BB">
        <w:rPr>
          <w:caps/>
        </w:rPr>
        <w:tab/>
        <w:t>References that Demonstrate Minimum Qualifications</w:t>
      </w:r>
      <w:bookmarkEnd w:id="179"/>
      <w:r w:rsidR="008926CD" w:rsidRPr="009907BB">
        <w:rPr>
          <w:caps/>
        </w:rPr>
        <w:t xml:space="preserve"> </w:t>
      </w:r>
    </w:p>
    <w:p w14:paraId="0B62CF35" w14:textId="77777777" w:rsidR="008926CD" w:rsidRPr="00461DC9" w:rsidRDefault="008926CD" w:rsidP="00461DC9">
      <w:pPr>
        <w:spacing w:after="120" w:line="240" w:lineRule="auto"/>
        <w:ind w:firstLine="720"/>
        <w:rPr>
          <w:rFonts w:ascii="Arial Narrow" w:hAnsi="Arial Narrow"/>
          <w:b/>
        </w:rPr>
      </w:pPr>
      <w:r w:rsidRPr="00461DC9">
        <w:rPr>
          <w:rFonts w:ascii="Arial Narrow" w:hAnsi="Arial Narrow"/>
          <w:b/>
        </w:rPr>
        <w:t xml:space="preserve">(Outlined in Section 2.0) </w:t>
      </w:r>
    </w:p>
    <w:p w14:paraId="0B62CF36" w14:textId="77777777" w:rsidR="008926CD" w:rsidRPr="00760976" w:rsidRDefault="008926CD" w:rsidP="008926CD">
      <w:pPr>
        <w:autoSpaceDE w:val="0"/>
        <w:autoSpaceDN w:val="0"/>
        <w:adjustRightInd w:val="0"/>
        <w:spacing w:after="0" w:line="240" w:lineRule="auto"/>
        <w:ind w:left="720"/>
        <w:rPr>
          <w:rFonts w:ascii="Arial Narrow" w:hAnsi="Arial Narrow"/>
          <w:b/>
          <w:bCs/>
        </w:rPr>
      </w:pPr>
    </w:p>
    <w:p w14:paraId="0B62CF37" w14:textId="57D433D0" w:rsidR="008926CD" w:rsidRPr="00F9118A" w:rsidRDefault="008926CD" w:rsidP="008926CD">
      <w:pPr>
        <w:spacing w:after="0" w:line="240" w:lineRule="auto"/>
        <w:ind w:left="720"/>
        <w:rPr>
          <w:rFonts w:ascii="Arial Narrow" w:hAnsi="Arial Narrow"/>
          <w:color w:val="00B050"/>
        </w:rPr>
      </w:pPr>
      <w:r>
        <w:rPr>
          <w:rFonts w:ascii="Arial Narrow" w:hAnsi="Arial Narrow"/>
        </w:rPr>
        <w:t>Complete the following information for</w:t>
      </w:r>
      <w:r w:rsidRPr="00153A06">
        <w:rPr>
          <w:rFonts w:ascii="Arial Narrow" w:hAnsi="Arial Narrow"/>
        </w:rPr>
        <w:t xml:space="preserve"> a minimum of </w:t>
      </w:r>
      <w:r>
        <w:rPr>
          <w:rFonts w:ascii="Arial Narrow" w:hAnsi="Arial Narrow"/>
        </w:rPr>
        <w:t>three</w:t>
      </w:r>
      <w:r w:rsidRPr="00153A06">
        <w:rPr>
          <w:rFonts w:ascii="Arial Narrow" w:hAnsi="Arial Narrow"/>
        </w:rPr>
        <w:t xml:space="preserve"> (</w:t>
      </w:r>
      <w:r>
        <w:rPr>
          <w:rFonts w:ascii="Arial Narrow" w:hAnsi="Arial Narrow"/>
        </w:rPr>
        <w:t>3</w:t>
      </w:r>
      <w:r w:rsidRPr="00153A06">
        <w:rPr>
          <w:rFonts w:ascii="Arial Narrow" w:hAnsi="Arial Narrow"/>
        </w:rPr>
        <w:t xml:space="preserve">) customer references for </w:t>
      </w:r>
      <w:r>
        <w:rPr>
          <w:rFonts w:ascii="Arial Narrow" w:hAnsi="Arial Narrow"/>
        </w:rPr>
        <w:t xml:space="preserve">products/services </w:t>
      </w:r>
      <w:r w:rsidRPr="00153A06">
        <w:rPr>
          <w:rFonts w:ascii="Arial Narrow" w:hAnsi="Arial Narrow"/>
        </w:rPr>
        <w:t xml:space="preserve">of similar scope dating within the past </w:t>
      </w:r>
      <w:r w:rsidR="00646D89">
        <w:rPr>
          <w:rFonts w:ascii="Arial Narrow" w:hAnsi="Arial Narrow"/>
        </w:rPr>
        <w:t>(5)</w:t>
      </w:r>
      <w:r w:rsidRPr="00EA485B">
        <w:rPr>
          <w:rFonts w:ascii="Arial Narrow" w:hAnsi="Arial Narrow"/>
        </w:rPr>
        <w:t xml:space="preserve"> </w:t>
      </w:r>
      <w:r w:rsidRPr="008926CD">
        <w:rPr>
          <w:rFonts w:ascii="Arial Narrow" w:hAnsi="Arial Narrow"/>
          <w:color w:val="000000"/>
        </w:rPr>
        <w:t>years.</w:t>
      </w:r>
      <w:r>
        <w:rPr>
          <w:rFonts w:ascii="Arial Narrow" w:hAnsi="Arial Narrow"/>
          <w:b/>
          <w:color w:val="2F5496"/>
        </w:rPr>
        <w:t xml:space="preserve"> </w:t>
      </w:r>
    </w:p>
    <w:p w14:paraId="0B62CF38" w14:textId="77777777" w:rsidR="008926CD" w:rsidRDefault="008926CD" w:rsidP="008926CD">
      <w:pPr>
        <w:spacing w:after="0" w:line="240" w:lineRule="auto"/>
        <w:ind w:left="720"/>
        <w:rPr>
          <w:rFonts w:ascii="Arial Narrow" w:hAnsi="Arial Narrow"/>
        </w:rPr>
      </w:pPr>
    </w:p>
    <w:p w14:paraId="0B62CF39" w14:textId="77777777" w:rsidR="008926CD" w:rsidRDefault="008926CD" w:rsidP="008926CD">
      <w:pPr>
        <w:spacing w:after="0" w:line="240" w:lineRule="auto"/>
        <w:ind w:left="720"/>
        <w:rPr>
          <w:rFonts w:ascii="Arial Narrow" w:hAnsi="Arial Narrow"/>
        </w:rPr>
      </w:pPr>
      <w:r>
        <w:rPr>
          <w:rFonts w:ascii="Arial Narrow" w:hAnsi="Arial Narrow"/>
        </w:rPr>
        <w:t>Reference 1:</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7"/>
        <w:gridCol w:w="4313"/>
      </w:tblGrid>
      <w:tr w:rsidR="008926CD" w:rsidRPr="00A6162C" w14:paraId="0B62CF3E" w14:textId="77777777" w:rsidTr="00293040">
        <w:tc>
          <w:tcPr>
            <w:tcW w:w="4317" w:type="dxa"/>
          </w:tcPr>
          <w:p w14:paraId="0B62CF3A" w14:textId="77777777" w:rsidR="008926CD" w:rsidRPr="00A6162C" w:rsidRDefault="008926CD" w:rsidP="00293040">
            <w:pPr>
              <w:spacing w:after="0" w:line="240" w:lineRule="auto"/>
              <w:rPr>
                <w:rFonts w:ascii="Arial Narrow" w:hAnsi="Arial Narrow"/>
              </w:rPr>
            </w:pPr>
            <w:r w:rsidRPr="00A6162C">
              <w:rPr>
                <w:rFonts w:ascii="Arial Narrow" w:hAnsi="Arial Narrow"/>
              </w:rPr>
              <w:t>Entity Name:</w:t>
            </w:r>
          </w:p>
          <w:p w14:paraId="0B62CF3B" w14:textId="77777777" w:rsidR="008926CD" w:rsidRPr="00A6162C" w:rsidRDefault="008926CD" w:rsidP="00293040">
            <w:pPr>
              <w:spacing w:after="0" w:line="240" w:lineRule="auto"/>
              <w:rPr>
                <w:rFonts w:ascii="Arial Narrow" w:hAnsi="Arial Narrow"/>
              </w:rPr>
            </w:pPr>
          </w:p>
        </w:tc>
        <w:tc>
          <w:tcPr>
            <w:tcW w:w="4313" w:type="dxa"/>
          </w:tcPr>
          <w:p w14:paraId="0B62CF3C" w14:textId="77777777" w:rsidR="008926CD" w:rsidRPr="00A6162C" w:rsidRDefault="008926CD" w:rsidP="00293040">
            <w:pPr>
              <w:spacing w:after="0" w:line="240" w:lineRule="auto"/>
              <w:rPr>
                <w:rFonts w:ascii="Arial Narrow" w:hAnsi="Arial Narrow"/>
              </w:rPr>
            </w:pPr>
            <w:r w:rsidRPr="00A6162C">
              <w:rPr>
                <w:rFonts w:ascii="Arial Narrow" w:hAnsi="Arial Narrow"/>
              </w:rPr>
              <w:t>Contact Name and Title:</w:t>
            </w:r>
          </w:p>
          <w:p w14:paraId="0B62CF3D" w14:textId="77777777" w:rsidR="008926CD" w:rsidRPr="00A6162C" w:rsidRDefault="008926CD" w:rsidP="00293040">
            <w:pPr>
              <w:spacing w:after="0" w:line="240" w:lineRule="auto"/>
              <w:rPr>
                <w:rFonts w:ascii="Arial Narrow" w:hAnsi="Arial Narrow"/>
              </w:rPr>
            </w:pPr>
          </w:p>
        </w:tc>
      </w:tr>
      <w:tr w:rsidR="008926CD" w:rsidRPr="00A6162C" w14:paraId="0B62CF43" w14:textId="77777777" w:rsidTr="00293040">
        <w:tc>
          <w:tcPr>
            <w:tcW w:w="4317" w:type="dxa"/>
          </w:tcPr>
          <w:p w14:paraId="0B62CF3F" w14:textId="77777777" w:rsidR="008926CD" w:rsidRPr="00A6162C" w:rsidRDefault="008926CD" w:rsidP="00293040">
            <w:pPr>
              <w:spacing w:after="0" w:line="240" w:lineRule="auto"/>
              <w:rPr>
                <w:rFonts w:ascii="Arial Narrow" w:hAnsi="Arial Narrow"/>
              </w:rPr>
            </w:pPr>
            <w:r w:rsidRPr="00A6162C">
              <w:rPr>
                <w:rFonts w:ascii="Arial Narrow" w:hAnsi="Arial Narrow"/>
              </w:rPr>
              <w:t>City:</w:t>
            </w:r>
          </w:p>
          <w:p w14:paraId="0B62CF40" w14:textId="77777777" w:rsidR="008926CD" w:rsidRPr="00A6162C" w:rsidRDefault="008926CD" w:rsidP="00293040">
            <w:pPr>
              <w:spacing w:after="0" w:line="240" w:lineRule="auto"/>
              <w:rPr>
                <w:rFonts w:ascii="Arial Narrow" w:hAnsi="Arial Narrow"/>
              </w:rPr>
            </w:pPr>
          </w:p>
        </w:tc>
        <w:tc>
          <w:tcPr>
            <w:tcW w:w="4313" w:type="dxa"/>
          </w:tcPr>
          <w:p w14:paraId="0B62CF41" w14:textId="77777777" w:rsidR="008926CD" w:rsidRPr="00A6162C" w:rsidRDefault="008926CD" w:rsidP="00293040">
            <w:pPr>
              <w:spacing w:after="0" w:line="240" w:lineRule="auto"/>
              <w:rPr>
                <w:rFonts w:ascii="Arial Narrow" w:hAnsi="Arial Narrow"/>
              </w:rPr>
            </w:pPr>
            <w:r w:rsidRPr="00A6162C">
              <w:rPr>
                <w:rFonts w:ascii="Arial Narrow" w:hAnsi="Arial Narrow"/>
              </w:rPr>
              <w:t>State:</w:t>
            </w:r>
          </w:p>
          <w:p w14:paraId="0B62CF42" w14:textId="77777777" w:rsidR="008926CD" w:rsidRPr="00A6162C" w:rsidRDefault="008926CD" w:rsidP="00293040">
            <w:pPr>
              <w:spacing w:after="0" w:line="240" w:lineRule="auto"/>
              <w:rPr>
                <w:rFonts w:ascii="Arial Narrow" w:hAnsi="Arial Narrow"/>
              </w:rPr>
            </w:pPr>
          </w:p>
        </w:tc>
      </w:tr>
      <w:tr w:rsidR="008926CD" w:rsidRPr="00A6162C" w14:paraId="0B62CF48" w14:textId="77777777" w:rsidTr="00293040">
        <w:tc>
          <w:tcPr>
            <w:tcW w:w="4317" w:type="dxa"/>
          </w:tcPr>
          <w:p w14:paraId="0B62CF44" w14:textId="77777777" w:rsidR="008926CD" w:rsidRPr="00A6162C" w:rsidRDefault="008926CD" w:rsidP="00293040">
            <w:pPr>
              <w:spacing w:after="0" w:line="240" w:lineRule="auto"/>
              <w:rPr>
                <w:rFonts w:ascii="Arial Narrow" w:hAnsi="Arial Narrow"/>
              </w:rPr>
            </w:pPr>
            <w:r w:rsidRPr="00A6162C">
              <w:rPr>
                <w:rFonts w:ascii="Arial Narrow" w:hAnsi="Arial Narrow"/>
              </w:rPr>
              <w:t>Phone Number:</w:t>
            </w:r>
          </w:p>
          <w:p w14:paraId="0B62CF45" w14:textId="77777777" w:rsidR="008926CD" w:rsidRPr="00A6162C" w:rsidRDefault="008926CD" w:rsidP="00293040">
            <w:pPr>
              <w:spacing w:after="0" w:line="240" w:lineRule="auto"/>
              <w:rPr>
                <w:rFonts w:ascii="Arial Narrow" w:hAnsi="Arial Narrow"/>
              </w:rPr>
            </w:pPr>
          </w:p>
        </w:tc>
        <w:tc>
          <w:tcPr>
            <w:tcW w:w="4313" w:type="dxa"/>
          </w:tcPr>
          <w:p w14:paraId="0B62CF46" w14:textId="77777777" w:rsidR="008926CD" w:rsidRPr="00A6162C" w:rsidRDefault="008926CD" w:rsidP="00293040">
            <w:pPr>
              <w:spacing w:after="0" w:line="240" w:lineRule="auto"/>
              <w:rPr>
                <w:rFonts w:ascii="Arial Narrow" w:hAnsi="Arial Narrow"/>
              </w:rPr>
            </w:pPr>
            <w:r w:rsidRPr="00A6162C">
              <w:rPr>
                <w:rFonts w:ascii="Arial Narrow" w:hAnsi="Arial Narrow"/>
              </w:rPr>
              <w:t>Email Address:</w:t>
            </w:r>
          </w:p>
          <w:p w14:paraId="0B62CF47" w14:textId="77777777" w:rsidR="008926CD" w:rsidRPr="00A6162C" w:rsidRDefault="008926CD" w:rsidP="00293040">
            <w:pPr>
              <w:spacing w:after="0" w:line="240" w:lineRule="auto"/>
              <w:rPr>
                <w:rFonts w:ascii="Arial Narrow" w:hAnsi="Arial Narrow"/>
              </w:rPr>
            </w:pPr>
          </w:p>
        </w:tc>
      </w:tr>
      <w:tr w:rsidR="008926CD" w:rsidRPr="00A6162C" w14:paraId="0B62CF4D" w14:textId="77777777" w:rsidTr="00293040">
        <w:tc>
          <w:tcPr>
            <w:tcW w:w="4317" w:type="dxa"/>
          </w:tcPr>
          <w:p w14:paraId="0B62CF49" w14:textId="77777777" w:rsidR="008926CD" w:rsidRPr="00A6162C" w:rsidRDefault="008926CD" w:rsidP="00293040">
            <w:pPr>
              <w:spacing w:after="0" w:line="240" w:lineRule="auto"/>
              <w:rPr>
                <w:rFonts w:ascii="Arial Narrow" w:hAnsi="Arial Narrow"/>
              </w:rPr>
            </w:pPr>
            <w:r w:rsidRPr="00A6162C">
              <w:rPr>
                <w:rFonts w:ascii="Arial Narrow" w:hAnsi="Arial Narrow"/>
              </w:rPr>
              <w:t>Years Serviced</w:t>
            </w:r>
            <w:r>
              <w:rPr>
                <w:rFonts w:ascii="Arial Narrow" w:hAnsi="Arial Narrow"/>
              </w:rPr>
              <w:t>/Date of Project</w:t>
            </w:r>
            <w:r w:rsidRPr="00A6162C">
              <w:rPr>
                <w:rFonts w:ascii="Arial Narrow" w:hAnsi="Arial Narrow"/>
              </w:rPr>
              <w:t>:</w:t>
            </w:r>
          </w:p>
          <w:p w14:paraId="0B62CF4A" w14:textId="77777777" w:rsidR="008926CD" w:rsidRPr="00A6162C" w:rsidRDefault="008926CD" w:rsidP="00293040">
            <w:pPr>
              <w:spacing w:after="0" w:line="240" w:lineRule="auto"/>
              <w:rPr>
                <w:rFonts w:ascii="Arial Narrow" w:hAnsi="Arial Narrow"/>
              </w:rPr>
            </w:pPr>
          </w:p>
        </w:tc>
        <w:tc>
          <w:tcPr>
            <w:tcW w:w="4313" w:type="dxa"/>
          </w:tcPr>
          <w:p w14:paraId="0B62CF4B" w14:textId="77777777" w:rsidR="008926CD" w:rsidRPr="00A6162C" w:rsidRDefault="008926CD" w:rsidP="00293040">
            <w:pPr>
              <w:spacing w:after="0" w:line="240" w:lineRule="auto"/>
              <w:rPr>
                <w:rFonts w:ascii="Arial Narrow" w:hAnsi="Arial Narrow"/>
              </w:rPr>
            </w:pPr>
            <w:r w:rsidRPr="00A6162C">
              <w:rPr>
                <w:rFonts w:ascii="Arial Narrow" w:hAnsi="Arial Narrow"/>
              </w:rPr>
              <w:t>Annual Volume</w:t>
            </w:r>
            <w:r>
              <w:rPr>
                <w:rFonts w:ascii="Arial Narrow" w:hAnsi="Arial Narrow"/>
              </w:rPr>
              <w:t>/Contract Amount</w:t>
            </w:r>
            <w:r w:rsidRPr="00A6162C">
              <w:rPr>
                <w:rFonts w:ascii="Arial Narrow" w:hAnsi="Arial Narrow"/>
              </w:rPr>
              <w:t>:</w:t>
            </w:r>
          </w:p>
          <w:p w14:paraId="0B62CF4C" w14:textId="77777777" w:rsidR="008926CD" w:rsidRPr="00A6162C" w:rsidRDefault="008926CD" w:rsidP="00293040">
            <w:pPr>
              <w:spacing w:after="0" w:line="240" w:lineRule="auto"/>
              <w:rPr>
                <w:rFonts w:ascii="Arial Narrow" w:hAnsi="Arial Narrow"/>
              </w:rPr>
            </w:pPr>
          </w:p>
        </w:tc>
      </w:tr>
      <w:tr w:rsidR="008926CD" w:rsidRPr="00A6162C" w14:paraId="0B62CF50" w14:textId="77777777" w:rsidTr="00293040">
        <w:tc>
          <w:tcPr>
            <w:tcW w:w="8630" w:type="dxa"/>
            <w:gridSpan w:val="2"/>
          </w:tcPr>
          <w:p w14:paraId="0B62CF4E" w14:textId="77777777" w:rsidR="008926CD" w:rsidRPr="00A6162C" w:rsidRDefault="008926CD" w:rsidP="00293040">
            <w:pPr>
              <w:spacing w:after="0" w:line="240" w:lineRule="auto"/>
              <w:rPr>
                <w:rFonts w:ascii="Arial Narrow" w:hAnsi="Arial Narrow"/>
              </w:rPr>
            </w:pPr>
            <w:r w:rsidRPr="00A6162C">
              <w:rPr>
                <w:rFonts w:ascii="Arial Narrow" w:hAnsi="Arial Narrow"/>
              </w:rPr>
              <w:t xml:space="preserve">Description of </w:t>
            </w:r>
            <w:r>
              <w:rPr>
                <w:rFonts w:ascii="Arial Narrow" w:hAnsi="Arial Narrow"/>
              </w:rPr>
              <w:t xml:space="preserve">Project or </w:t>
            </w:r>
            <w:r w:rsidRPr="00A6162C">
              <w:rPr>
                <w:rFonts w:ascii="Arial Narrow" w:hAnsi="Arial Narrow"/>
              </w:rPr>
              <w:t>Services:</w:t>
            </w:r>
          </w:p>
          <w:p w14:paraId="0B62CF4F" w14:textId="77777777" w:rsidR="008926CD" w:rsidRPr="00A6162C" w:rsidRDefault="008926CD" w:rsidP="00293040">
            <w:pPr>
              <w:spacing w:after="0" w:line="240" w:lineRule="auto"/>
              <w:rPr>
                <w:rFonts w:ascii="Arial Narrow" w:hAnsi="Arial Narrow"/>
              </w:rPr>
            </w:pPr>
          </w:p>
        </w:tc>
      </w:tr>
    </w:tbl>
    <w:p w14:paraId="0B62CF51" w14:textId="77777777" w:rsidR="008926CD" w:rsidRPr="00760976" w:rsidRDefault="008926CD" w:rsidP="008926CD">
      <w:pPr>
        <w:spacing w:after="0" w:line="240" w:lineRule="auto"/>
        <w:ind w:left="720"/>
        <w:rPr>
          <w:rFonts w:ascii="Arial Narrow" w:hAnsi="Arial Narrow"/>
          <w:sz w:val="16"/>
          <w:szCs w:val="16"/>
        </w:rPr>
      </w:pPr>
    </w:p>
    <w:p w14:paraId="0B62CF52" w14:textId="77777777" w:rsidR="008926CD" w:rsidRDefault="008926CD" w:rsidP="008926CD">
      <w:pPr>
        <w:spacing w:after="0" w:line="240" w:lineRule="auto"/>
        <w:ind w:left="720"/>
        <w:rPr>
          <w:rFonts w:ascii="Arial Narrow" w:hAnsi="Arial Narrow"/>
        </w:rPr>
      </w:pPr>
      <w:r>
        <w:rPr>
          <w:rFonts w:ascii="Arial Narrow" w:hAnsi="Arial Narrow"/>
        </w:rPr>
        <w:t>Reference 2:</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7"/>
        <w:gridCol w:w="4313"/>
      </w:tblGrid>
      <w:tr w:rsidR="008926CD" w:rsidRPr="00A6162C" w14:paraId="0B62CF57" w14:textId="77777777" w:rsidTr="00293040">
        <w:tc>
          <w:tcPr>
            <w:tcW w:w="4317" w:type="dxa"/>
          </w:tcPr>
          <w:p w14:paraId="0B62CF53" w14:textId="77777777" w:rsidR="008926CD" w:rsidRPr="00A6162C" w:rsidRDefault="008926CD" w:rsidP="00293040">
            <w:pPr>
              <w:spacing w:after="0" w:line="240" w:lineRule="auto"/>
              <w:rPr>
                <w:rFonts w:ascii="Arial Narrow" w:hAnsi="Arial Narrow"/>
              </w:rPr>
            </w:pPr>
            <w:r w:rsidRPr="00A6162C">
              <w:rPr>
                <w:rFonts w:ascii="Arial Narrow" w:hAnsi="Arial Narrow"/>
              </w:rPr>
              <w:t>Entity Name:</w:t>
            </w:r>
          </w:p>
          <w:p w14:paraId="0B62CF54" w14:textId="77777777" w:rsidR="008926CD" w:rsidRPr="00A6162C" w:rsidRDefault="008926CD" w:rsidP="00293040">
            <w:pPr>
              <w:spacing w:after="0" w:line="240" w:lineRule="auto"/>
              <w:rPr>
                <w:rFonts w:ascii="Arial Narrow" w:hAnsi="Arial Narrow"/>
              </w:rPr>
            </w:pPr>
          </w:p>
        </w:tc>
        <w:tc>
          <w:tcPr>
            <w:tcW w:w="4313" w:type="dxa"/>
          </w:tcPr>
          <w:p w14:paraId="0B62CF55" w14:textId="77777777" w:rsidR="008926CD" w:rsidRPr="00A6162C" w:rsidRDefault="008926CD" w:rsidP="00293040">
            <w:pPr>
              <w:spacing w:after="0" w:line="240" w:lineRule="auto"/>
              <w:rPr>
                <w:rFonts w:ascii="Arial Narrow" w:hAnsi="Arial Narrow"/>
              </w:rPr>
            </w:pPr>
            <w:r w:rsidRPr="00A6162C">
              <w:rPr>
                <w:rFonts w:ascii="Arial Narrow" w:hAnsi="Arial Narrow"/>
              </w:rPr>
              <w:t>Contact Name and Title:</w:t>
            </w:r>
          </w:p>
          <w:p w14:paraId="0B62CF56" w14:textId="77777777" w:rsidR="008926CD" w:rsidRPr="00A6162C" w:rsidRDefault="008926CD" w:rsidP="00293040">
            <w:pPr>
              <w:spacing w:after="0" w:line="240" w:lineRule="auto"/>
              <w:rPr>
                <w:rFonts w:ascii="Arial Narrow" w:hAnsi="Arial Narrow"/>
              </w:rPr>
            </w:pPr>
          </w:p>
        </w:tc>
      </w:tr>
      <w:tr w:rsidR="008926CD" w:rsidRPr="00A6162C" w14:paraId="0B62CF5C" w14:textId="77777777" w:rsidTr="00293040">
        <w:tc>
          <w:tcPr>
            <w:tcW w:w="4317" w:type="dxa"/>
          </w:tcPr>
          <w:p w14:paraId="0B62CF58" w14:textId="77777777" w:rsidR="008926CD" w:rsidRPr="00A6162C" w:rsidRDefault="008926CD" w:rsidP="00293040">
            <w:pPr>
              <w:spacing w:after="0" w:line="240" w:lineRule="auto"/>
              <w:rPr>
                <w:rFonts w:ascii="Arial Narrow" w:hAnsi="Arial Narrow"/>
              </w:rPr>
            </w:pPr>
            <w:r w:rsidRPr="00A6162C">
              <w:rPr>
                <w:rFonts w:ascii="Arial Narrow" w:hAnsi="Arial Narrow"/>
              </w:rPr>
              <w:t>City:</w:t>
            </w:r>
          </w:p>
          <w:p w14:paraId="0B62CF59" w14:textId="77777777" w:rsidR="008926CD" w:rsidRPr="00A6162C" w:rsidRDefault="008926CD" w:rsidP="00293040">
            <w:pPr>
              <w:spacing w:after="0" w:line="240" w:lineRule="auto"/>
              <w:rPr>
                <w:rFonts w:ascii="Arial Narrow" w:hAnsi="Arial Narrow"/>
              </w:rPr>
            </w:pPr>
          </w:p>
        </w:tc>
        <w:tc>
          <w:tcPr>
            <w:tcW w:w="4313" w:type="dxa"/>
          </w:tcPr>
          <w:p w14:paraId="0B62CF5A" w14:textId="77777777" w:rsidR="008926CD" w:rsidRPr="00A6162C" w:rsidRDefault="008926CD" w:rsidP="00293040">
            <w:pPr>
              <w:spacing w:after="0" w:line="240" w:lineRule="auto"/>
              <w:rPr>
                <w:rFonts w:ascii="Arial Narrow" w:hAnsi="Arial Narrow"/>
              </w:rPr>
            </w:pPr>
            <w:r w:rsidRPr="00A6162C">
              <w:rPr>
                <w:rFonts w:ascii="Arial Narrow" w:hAnsi="Arial Narrow"/>
              </w:rPr>
              <w:t>State:</w:t>
            </w:r>
          </w:p>
          <w:p w14:paraId="0B62CF5B" w14:textId="77777777" w:rsidR="008926CD" w:rsidRPr="00A6162C" w:rsidRDefault="008926CD" w:rsidP="00293040">
            <w:pPr>
              <w:spacing w:after="0" w:line="240" w:lineRule="auto"/>
              <w:rPr>
                <w:rFonts w:ascii="Arial Narrow" w:hAnsi="Arial Narrow"/>
              </w:rPr>
            </w:pPr>
          </w:p>
        </w:tc>
      </w:tr>
      <w:tr w:rsidR="008926CD" w:rsidRPr="00A6162C" w14:paraId="0B62CF61" w14:textId="77777777" w:rsidTr="00293040">
        <w:tc>
          <w:tcPr>
            <w:tcW w:w="4317" w:type="dxa"/>
          </w:tcPr>
          <w:p w14:paraId="0B62CF5D" w14:textId="77777777" w:rsidR="008926CD" w:rsidRPr="00A6162C" w:rsidRDefault="008926CD" w:rsidP="00293040">
            <w:pPr>
              <w:spacing w:after="0" w:line="240" w:lineRule="auto"/>
              <w:rPr>
                <w:rFonts w:ascii="Arial Narrow" w:hAnsi="Arial Narrow"/>
              </w:rPr>
            </w:pPr>
            <w:r w:rsidRPr="00A6162C">
              <w:rPr>
                <w:rFonts w:ascii="Arial Narrow" w:hAnsi="Arial Narrow"/>
              </w:rPr>
              <w:t>Phone Number:</w:t>
            </w:r>
          </w:p>
          <w:p w14:paraId="0B62CF5E" w14:textId="77777777" w:rsidR="008926CD" w:rsidRPr="00A6162C" w:rsidRDefault="008926CD" w:rsidP="00293040">
            <w:pPr>
              <w:spacing w:after="0" w:line="240" w:lineRule="auto"/>
              <w:rPr>
                <w:rFonts w:ascii="Arial Narrow" w:hAnsi="Arial Narrow"/>
              </w:rPr>
            </w:pPr>
          </w:p>
        </w:tc>
        <w:tc>
          <w:tcPr>
            <w:tcW w:w="4313" w:type="dxa"/>
          </w:tcPr>
          <w:p w14:paraId="0B62CF5F" w14:textId="77777777" w:rsidR="008926CD" w:rsidRPr="00A6162C" w:rsidRDefault="008926CD" w:rsidP="00293040">
            <w:pPr>
              <w:spacing w:after="0" w:line="240" w:lineRule="auto"/>
              <w:rPr>
                <w:rFonts w:ascii="Arial Narrow" w:hAnsi="Arial Narrow"/>
              </w:rPr>
            </w:pPr>
            <w:r w:rsidRPr="00A6162C">
              <w:rPr>
                <w:rFonts w:ascii="Arial Narrow" w:hAnsi="Arial Narrow"/>
              </w:rPr>
              <w:t>Email Address:</w:t>
            </w:r>
          </w:p>
          <w:p w14:paraId="0B62CF60" w14:textId="77777777" w:rsidR="008926CD" w:rsidRPr="00A6162C" w:rsidRDefault="008926CD" w:rsidP="00293040">
            <w:pPr>
              <w:spacing w:after="0" w:line="240" w:lineRule="auto"/>
              <w:rPr>
                <w:rFonts w:ascii="Arial Narrow" w:hAnsi="Arial Narrow"/>
              </w:rPr>
            </w:pPr>
          </w:p>
        </w:tc>
      </w:tr>
      <w:tr w:rsidR="008926CD" w:rsidRPr="00A6162C" w14:paraId="0B62CF66" w14:textId="77777777" w:rsidTr="00293040">
        <w:tc>
          <w:tcPr>
            <w:tcW w:w="4317" w:type="dxa"/>
          </w:tcPr>
          <w:p w14:paraId="0B62CF62" w14:textId="77777777" w:rsidR="008926CD" w:rsidRPr="00A6162C" w:rsidRDefault="008926CD" w:rsidP="00293040">
            <w:pPr>
              <w:spacing w:after="0" w:line="240" w:lineRule="auto"/>
              <w:rPr>
                <w:rFonts w:ascii="Arial Narrow" w:hAnsi="Arial Narrow"/>
              </w:rPr>
            </w:pPr>
            <w:r w:rsidRPr="00A6162C">
              <w:rPr>
                <w:rFonts w:ascii="Arial Narrow" w:hAnsi="Arial Narrow"/>
              </w:rPr>
              <w:t>Years Serviced</w:t>
            </w:r>
            <w:r>
              <w:rPr>
                <w:rFonts w:ascii="Arial Narrow" w:hAnsi="Arial Narrow"/>
              </w:rPr>
              <w:t>/Date of Project</w:t>
            </w:r>
            <w:r w:rsidRPr="00A6162C">
              <w:rPr>
                <w:rFonts w:ascii="Arial Narrow" w:hAnsi="Arial Narrow"/>
              </w:rPr>
              <w:t>:</w:t>
            </w:r>
          </w:p>
          <w:p w14:paraId="0B62CF63" w14:textId="77777777" w:rsidR="008926CD" w:rsidRPr="00A6162C" w:rsidRDefault="008926CD" w:rsidP="00293040">
            <w:pPr>
              <w:spacing w:after="0" w:line="240" w:lineRule="auto"/>
              <w:rPr>
                <w:rFonts w:ascii="Arial Narrow" w:hAnsi="Arial Narrow"/>
              </w:rPr>
            </w:pPr>
          </w:p>
        </w:tc>
        <w:tc>
          <w:tcPr>
            <w:tcW w:w="4313" w:type="dxa"/>
          </w:tcPr>
          <w:p w14:paraId="0B62CF64" w14:textId="77777777" w:rsidR="008926CD" w:rsidRPr="00A6162C" w:rsidRDefault="008926CD" w:rsidP="00293040">
            <w:pPr>
              <w:spacing w:after="0" w:line="240" w:lineRule="auto"/>
              <w:rPr>
                <w:rFonts w:ascii="Arial Narrow" w:hAnsi="Arial Narrow"/>
              </w:rPr>
            </w:pPr>
            <w:r w:rsidRPr="00A6162C">
              <w:rPr>
                <w:rFonts w:ascii="Arial Narrow" w:hAnsi="Arial Narrow"/>
              </w:rPr>
              <w:t>Annual Volume</w:t>
            </w:r>
            <w:r>
              <w:rPr>
                <w:rFonts w:ascii="Arial Narrow" w:hAnsi="Arial Narrow"/>
              </w:rPr>
              <w:t>/Contract Amount</w:t>
            </w:r>
            <w:r w:rsidRPr="00A6162C">
              <w:rPr>
                <w:rFonts w:ascii="Arial Narrow" w:hAnsi="Arial Narrow"/>
              </w:rPr>
              <w:t>:</w:t>
            </w:r>
          </w:p>
          <w:p w14:paraId="0B62CF65" w14:textId="77777777" w:rsidR="008926CD" w:rsidRPr="00A6162C" w:rsidRDefault="008926CD" w:rsidP="00293040">
            <w:pPr>
              <w:spacing w:after="0" w:line="240" w:lineRule="auto"/>
              <w:rPr>
                <w:rFonts w:ascii="Arial Narrow" w:hAnsi="Arial Narrow"/>
              </w:rPr>
            </w:pPr>
          </w:p>
        </w:tc>
      </w:tr>
      <w:tr w:rsidR="008926CD" w:rsidRPr="00A6162C" w14:paraId="0B62CF69" w14:textId="77777777" w:rsidTr="00293040">
        <w:tc>
          <w:tcPr>
            <w:tcW w:w="8630" w:type="dxa"/>
            <w:gridSpan w:val="2"/>
          </w:tcPr>
          <w:p w14:paraId="0B62CF67" w14:textId="77777777" w:rsidR="008926CD" w:rsidRPr="00A6162C" w:rsidRDefault="008926CD" w:rsidP="00293040">
            <w:pPr>
              <w:spacing w:after="0" w:line="240" w:lineRule="auto"/>
              <w:rPr>
                <w:rFonts w:ascii="Arial Narrow" w:hAnsi="Arial Narrow"/>
              </w:rPr>
            </w:pPr>
            <w:r w:rsidRPr="00A6162C">
              <w:rPr>
                <w:rFonts w:ascii="Arial Narrow" w:hAnsi="Arial Narrow"/>
              </w:rPr>
              <w:t xml:space="preserve">Description of </w:t>
            </w:r>
            <w:r>
              <w:rPr>
                <w:rFonts w:ascii="Arial Narrow" w:hAnsi="Arial Narrow"/>
              </w:rPr>
              <w:t xml:space="preserve">Project or </w:t>
            </w:r>
            <w:r w:rsidRPr="00A6162C">
              <w:rPr>
                <w:rFonts w:ascii="Arial Narrow" w:hAnsi="Arial Narrow"/>
              </w:rPr>
              <w:t>Services:</w:t>
            </w:r>
          </w:p>
          <w:p w14:paraId="0B62CF68" w14:textId="77777777" w:rsidR="008926CD" w:rsidRPr="00A6162C" w:rsidRDefault="008926CD" w:rsidP="00293040">
            <w:pPr>
              <w:spacing w:after="0" w:line="240" w:lineRule="auto"/>
              <w:rPr>
                <w:rFonts w:ascii="Arial Narrow" w:hAnsi="Arial Narrow"/>
              </w:rPr>
            </w:pPr>
          </w:p>
        </w:tc>
      </w:tr>
    </w:tbl>
    <w:p w14:paraId="0B62CF6A" w14:textId="77777777" w:rsidR="008926CD" w:rsidRPr="00760976" w:rsidRDefault="008926CD" w:rsidP="008926CD">
      <w:pPr>
        <w:spacing w:after="0" w:line="240" w:lineRule="auto"/>
        <w:ind w:left="720"/>
        <w:rPr>
          <w:rFonts w:ascii="Arial Narrow" w:hAnsi="Arial Narrow"/>
          <w:sz w:val="16"/>
          <w:szCs w:val="16"/>
        </w:rPr>
      </w:pPr>
    </w:p>
    <w:p w14:paraId="0B62CF6B" w14:textId="77777777" w:rsidR="008926CD" w:rsidRDefault="008926CD" w:rsidP="008926CD">
      <w:pPr>
        <w:spacing w:after="0" w:line="240" w:lineRule="auto"/>
        <w:ind w:left="720"/>
        <w:rPr>
          <w:rFonts w:ascii="Arial Narrow" w:hAnsi="Arial Narrow"/>
        </w:rPr>
      </w:pPr>
      <w:r>
        <w:rPr>
          <w:rFonts w:ascii="Arial Narrow" w:hAnsi="Arial Narrow"/>
        </w:rPr>
        <w:t>Reference 3:</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7"/>
        <w:gridCol w:w="4313"/>
      </w:tblGrid>
      <w:tr w:rsidR="008926CD" w:rsidRPr="00A6162C" w14:paraId="0B62CF70" w14:textId="77777777" w:rsidTr="00293040">
        <w:tc>
          <w:tcPr>
            <w:tcW w:w="4317" w:type="dxa"/>
          </w:tcPr>
          <w:p w14:paraId="0B62CF6C" w14:textId="77777777" w:rsidR="008926CD" w:rsidRPr="00A6162C" w:rsidRDefault="008926CD" w:rsidP="00293040">
            <w:pPr>
              <w:spacing w:after="0" w:line="240" w:lineRule="auto"/>
              <w:rPr>
                <w:rFonts w:ascii="Arial Narrow" w:hAnsi="Arial Narrow"/>
              </w:rPr>
            </w:pPr>
            <w:r w:rsidRPr="00A6162C">
              <w:rPr>
                <w:rFonts w:ascii="Arial Narrow" w:hAnsi="Arial Narrow"/>
              </w:rPr>
              <w:t>Entity Name:</w:t>
            </w:r>
          </w:p>
          <w:p w14:paraId="0B62CF6D" w14:textId="77777777" w:rsidR="008926CD" w:rsidRPr="00A6162C" w:rsidRDefault="008926CD" w:rsidP="00293040">
            <w:pPr>
              <w:spacing w:after="0" w:line="240" w:lineRule="auto"/>
              <w:rPr>
                <w:rFonts w:ascii="Arial Narrow" w:hAnsi="Arial Narrow"/>
              </w:rPr>
            </w:pPr>
          </w:p>
        </w:tc>
        <w:tc>
          <w:tcPr>
            <w:tcW w:w="4313" w:type="dxa"/>
          </w:tcPr>
          <w:p w14:paraId="0B62CF6E" w14:textId="77777777" w:rsidR="008926CD" w:rsidRPr="00A6162C" w:rsidRDefault="008926CD" w:rsidP="00293040">
            <w:pPr>
              <w:spacing w:after="0" w:line="240" w:lineRule="auto"/>
              <w:rPr>
                <w:rFonts w:ascii="Arial Narrow" w:hAnsi="Arial Narrow"/>
              </w:rPr>
            </w:pPr>
            <w:r w:rsidRPr="00A6162C">
              <w:rPr>
                <w:rFonts w:ascii="Arial Narrow" w:hAnsi="Arial Narrow"/>
              </w:rPr>
              <w:t>Contact Name and Title:</w:t>
            </w:r>
          </w:p>
          <w:p w14:paraId="0B62CF6F" w14:textId="77777777" w:rsidR="008926CD" w:rsidRPr="00A6162C" w:rsidRDefault="008926CD" w:rsidP="00293040">
            <w:pPr>
              <w:spacing w:after="0" w:line="240" w:lineRule="auto"/>
              <w:rPr>
                <w:rFonts w:ascii="Arial Narrow" w:hAnsi="Arial Narrow"/>
              </w:rPr>
            </w:pPr>
          </w:p>
        </w:tc>
      </w:tr>
      <w:tr w:rsidR="008926CD" w:rsidRPr="00A6162C" w14:paraId="0B62CF75" w14:textId="77777777" w:rsidTr="00293040">
        <w:tc>
          <w:tcPr>
            <w:tcW w:w="4317" w:type="dxa"/>
          </w:tcPr>
          <w:p w14:paraId="0B62CF71" w14:textId="77777777" w:rsidR="008926CD" w:rsidRPr="00A6162C" w:rsidRDefault="008926CD" w:rsidP="00293040">
            <w:pPr>
              <w:spacing w:after="0" w:line="240" w:lineRule="auto"/>
              <w:rPr>
                <w:rFonts w:ascii="Arial Narrow" w:hAnsi="Arial Narrow"/>
              </w:rPr>
            </w:pPr>
            <w:r w:rsidRPr="00A6162C">
              <w:rPr>
                <w:rFonts w:ascii="Arial Narrow" w:hAnsi="Arial Narrow"/>
              </w:rPr>
              <w:t>City:</w:t>
            </w:r>
          </w:p>
          <w:p w14:paraId="0B62CF72" w14:textId="77777777" w:rsidR="008926CD" w:rsidRPr="00A6162C" w:rsidRDefault="008926CD" w:rsidP="00293040">
            <w:pPr>
              <w:spacing w:after="0" w:line="240" w:lineRule="auto"/>
              <w:rPr>
                <w:rFonts w:ascii="Arial Narrow" w:hAnsi="Arial Narrow"/>
              </w:rPr>
            </w:pPr>
          </w:p>
        </w:tc>
        <w:tc>
          <w:tcPr>
            <w:tcW w:w="4313" w:type="dxa"/>
          </w:tcPr>
          <w:p w14:paraId="0B62CF73" w14:textId="77777777" w:rsidR="008926CD" w:rsidRPr="00A6162C" w:rsidRDefault="008926CD" w:rsidP="00293040">
            <w:pPr>
              <w:spacing w:after="0" w:line="240" w:lineRule="auto"/>
              <w:rPr>
                <w:rFonts w:ascii="Arial Narrow" w:hAnsi="Arial Narrow"/>
              </w:rPr>
            </w:pPr>
            <w:r w:rsidRPr="00A6162C">
              <w:rPr>
                <w:rFonts w:ascii="Arial Narrow" w:hAnsi="Arial Narrow"/>
              </w:rPr>
              <w:t>State:</w:t>
            </w:r>
          </w:p>
          <w:p w14:paraId="0B62CF74" w14:textId="77777777" w:rsidR="008926CD" w:rsidRPr="00A6162C" w:rsidRDefault="008926CD" w:rsidP="00293040">
            <w:pPr>
              <w:spacing w:after="0" w:line="240" w:lineRule="auto"/>
              <w:rPr>
                <w:rFonts w:ascii="Arial Narrow" w:hAnsi="Arial Narrow"/>
              </w:rPr>
            </w:pPr>
          </w:p>
        </w:tc>
      </w:tr>
      <w:tr w:rsidR="008926CD" w:rsidRPr="00A6162C" w14:paraId="0B62CF7A" w14:textId="77777777" w:rsidTr="00293040">
        <w:tc>
          <w:tcPr>
            <w:tcW w:w="4317" w:type="dxa"/>
          </w:tcPr>
          <w:p w14:paraId="0B62CF76" w14:textId="77777777" w:rsidR="008926CD" w:rsidRPr="00A6162C" w:rsidRDefault="008926CD" w:rsidP="00293040">
            <w:pPr>
              <w:spacing w:after="0" w:line="240" w:lineRule="auto"/>
              <w:rPr>
                <w:rFonts w:ascii="Arial Narrow" w:hAnsi="Arial Narrow"/>
              </w:rPr>
            </w:pPr>
            <w:r w:rsidRPr="00A6162C">
              <w:rPr>
                <w:rFonts w:ascii="Arial Narrow" w:hAnsi="Arial Narrow"/>
              </w:rPr>
              <w:t>Phone Number:</w:t>
            </w:r>
          </w:p>
          <w:p w14:paraId="0B62CF77" w14:textId="77777777" w:rsidR="008926CD" w:rsidRPr="00A6162C" w:rsidRDefault="008926CD" w:rsidP="00293040">
            <w:pPr>
              <w:spacing w:after="0" w:line="240" w:lineRule="auto"/>
              <w:rPr>
                <w:rFonts w:ascii="Arial Narrow" w:hAnsi="Arial Narrow"/>
              </w:rPr>
            </w:pPr>
          </w:p>
        </w:tc>
        <w:tc>
          <w:tcPr>
            <w:tcW w:w="4313" w:type="dxa"/>
          </w:tcPr>
          <w:p w14:paraId="0B62CF78" w14:textId="77777777" w:rsidR="008926CD" w:rsidRPr="00A6162C" w:rsidRDefault="008926CD" w:rsidP="00293040">
            <w:pPr>
              <w:spacing w:after="0" w:line="240" w:lineRule="auto"/>
              <w:rPr>
                <w:rFonts w:ascii="Arial Narrow" w:hAnsi="Arial Narrow"/>
              </w:rPr>
            </w:pPr>
            <w:r w:rsidRPr="00A6162C">
              <w:rPr>
                <w:rFonts w:ascii="Arial Narrow" w:hAnsi="Arial Narrow"/>
              </w:rPr>
              <w:t>Email Address:</w:t>
            </w:r>
          </w:p>
          <w:p w14:paraId="0B62CF79" w14:textId="77777777" w:rsidR="008926CD" w:rsidRPr="00A6162C" w:rsidRDefault="008926CD" w:rsidP="00293040">
            <w:pPr>
              <w:spacing w:after="0" w:line="240" w:lineRule="auto"/>
              <w:rPr>
                <w:rFonts w:ascii="Arial Narrow" w:hAnsi="Arial Narrow"/>
              </w:rPr>
            </w:pPr>
          </w:p>
        </w:tc>
      </w:tr>
      <w:tr w:rsidR="008926CD" w:rsidRPr="00A6162C" w14:paraId="0B62CF7F" w14:textId="77777777" w:rsidTr="00293040">
        <w:tc>
          <w:tcPr>
            <w:tcW w:w="4317" w:type="dxa"/>
          </w:tcPr>
          <w:p w14:paraId="0B62CF7B" w14:textId="77777777" w:rsidR="008926CD" w:rsidRPr="00A6162C" w:rsidRDefault="008926CD" w:rsidP="00293040">
            <w:pPr>
              <w:spacing w:after="0" w:line="240" w:lineRule="auto"/>
              <w:rPr>
                <w:rFonts w:ascii="Arial Narrow" w:hAnsi="Arial Narrow"/>
              </w:rPr>
            </w:pPr>
            <w:r w:rsidRPr="00A6162C">
              <w:rPr>
                <w:rFonts w:ascii="Arial Narrow" w:hAnsi="Arial Narrow"/>
              </w:rPr>
              <w:t>Years Serviced</w:t>
            </w:r>
            <w:r>
              <w:rPr>
                <w:rFonts w:ascii="Arial Narrow" w:hAnsi="Arial Narrow"/>
              </w:rPr>
              <w:t>/Date of Project</w:t>
            </w:r>
            <w:r w:rsidRPr="00A6162C">
              <w:rPr>
                <w:rFonts w:ascii="Arial Narrow" w:hAnsi="Arial Narrow"/>
              </w:rPr>
              <w:t>:</w:t>
            </w:r>
          </w:p>
          <w:p w14:paraId="0B62CF7C" w14:textId="77777777" w:rsidR="008926CD" w:rsidRPr="00A6162C" w:rsidRDefault="008926CD" w:rsidP="00293040">
            <w:pPr>
              <w:spacing w:after="0" w:line="240" w:lineRule="auto"/>
              <w:rPr>
                <w:rFonts w:ascii="Arial Narrow" w:hAnsi="Arial Narrow"/>
              </w:rPr>
            </w:pPr>
          </w:p>
        </w:tc>
        <w:tc>
          <w:tcPr>
            <w:tcW w:w="4313" w:type="dxa"/>
          </w:tcPr>
          <w:p w14:paraId="0B62CF7D" w14:textId="77777777" w:rsidR="008926CD" w:rsidRPr="00A6162C" w:rsidRDefault="008926CD" w:rsidP="00293040">
            <w:pPr>
              <w:spacing w:after="0" w:line="240" w:lineRule="auto"/>
              <w:rPr>
                <w:rFonts w:ascii="Arial Narrow" w:hAnsi="Arial Narrow"/>
              </w:rPr>
            </w:pPr>
            <w:r w:rsidRPr="00A6162C">
              <w:rPr>
                <w:rFonts w:ascii="Arial Narrow" w:hAnsi="Arial Narrow"/>
              </w:rPr>
              <w:t>Annual Volume</w:t>
            </w:r>
            <w:r>
              <w:rPr>
                <w:rFonts w:ascii="Arial Narrow" w:hAnsi="Arial Narrow"/>
              </w:rPr>
              <w:t>/Contract Amount</w:t>
            </w:r>
            <w:r w:rsidRPr="00A6162C">
              <w:rPr>
                <w:rFonts w:ascii="Arial Narrow" w:hAnsi="Arial Narrow"/>
              </w:rPr>
              <w:t>:</w:t>
            </w:r>
          </w:p>
          <w:p w14:paraId="0B62CF7E" w14:textId="77777777" w:rsidR="008926CD" w:rsidRPr="00A6162C" w:rsidRDefault="008926CD" w:rsidP="00293040">
            <w:pPr>
              <w:spacing w:after="0" w:line="240" w:lineRule="auto"/>
              <w:rPr>
                <w:rFonts w:ascii="Arial Narrow" w:hAnsi="Arial Narrow"/>
              </w:rPr>
            </w:pPr>
          </w:p>
        </w:tc>
      </w:tr>
      <w:tr w:rsidR="008926CD" w:rsidRPr="00A6162C" w14:paraId="0B62CF82" w14:textId="77777777" w:rsidTr="00293040">
        <w:tc>
          <w:tcPr>
            <w:tcW w:w="8630" w:type="dxa"/>
            <w:gridSpan w:val="2"/>
          </w:tcPr>
          <w:p w14:paraId="0B62CF80" w14:textId="77777777" w:rsidR="008926CD" w:rsidRPr="00A6162C" w:rsidRDefault="008926CD" w:rsidP="00293040">
            <w:pPr>
              <w:spacing w:after="0" w:line="240" w:lineRule="auto"/>
              <w:rPr>
                <w:rFonts w:ascii="Arial Narrow" w:hAnsi="Arial Narrow"/>
              </w:rPr>
            </w:pPr>
            <w:r w:rsidRPr="00A6162C">
              <w:rPr>
                <w:rFonts w:ascii="Arial Narrow" w:hAnsi="Arial Narrow"/>
              </w:rPr>
              <w:t xml:space="preserve">Description of </w:t>
            </w:r>
            <w:r>
              <w:rPr>
                <w:rFonts w:ascii="Arial Narrow" w:hAnsi="Arial Narrow"/>
              </w:rPr>
              <w:t xml:space="preserve">Project or </w:t>
            </w:r>
            <w:r w:rsidRPr="00A6162C">
              <w:rPr>
                <w:rFonts w:ascii="Arial Narrow" w:hAnsi="Arial Narrow"/>
              </w:rPr>
              <w:t>Services:</w:t>
            </w:r>
          </w:p>
          <w:p w14:paraId="0B62CF81" w14:textId="77777777" w:rsidR="008926CD" w:rsidRPr="00A6162C" w:rsidRDefault="008926CD" w:rsidP="00293040">
            <w:pPr>
              <w:spacing w:after="0" w:line="240" w:lineRule="auto"/>
              <w:rPr>
                <w:rFonts w:ascii="Arial Narrow" w:hAnsi="Arial Narrow"/>
              </w:rPr>
            </w:pPr>
          </w:p>
        </w:tc>
      </w:tr>
    </w:tbl>
    <w:p w14:paraId="0B62CF83" w14:textId="77777777" w:rsidR="008926CD" w:rsidRDefault="008926CD" w:rsidP="008926CD">
      <w:pPr>
        <w:spacing w:after="0" w:line="240" w:lineRule="auto"/>
        <w:ind w:left="720"/>
        <w:rPr>
          <w:rFonts w:ascii="Arial Narrow" w:hAnsi="Arial Narrow"/>
        </w:rPr>
      </w:pPr>
    </w:p>
    <w:p w14:paraId="7E92133F" w14:textId="44F95072" w:rsidR="00542A8F" w:rsidRDefault="000266C2" w:rsidP="00542A8F">
      <w:pPr>
        <w:spacing w:after="0" w:line="240" w:lineRule="auto"/>
        <w:rPr>
          <w:rFonts w:ascii="Arial Narrow" w:hAnsi="Arial Narrow"/>
          <w:b/>
        </w:rPr>
      </w:pPr>
      <w:r>
        <w:rPr>
          <w:rFonts w:ascii="Arial Narrow" w:hAnsi="Arial Narrow"/>
          <w:b/>
        </w:rPr>
        <w:br w:type="page"/>
      </w:r>
    </w:p>
    <w:p w14:paraId="0B62CF85" w14:textId="77777777" w:rsidR="008926CD" w:rsidRPr="00153A06" w:rsidRDefault="008926CD" w:rsidP="008926CD">
      <w:pPr>
        <w:pStyle w:val="Heading3"/>
      </w:pPr>
      <w:bookmarkStart w:id="180" w:name="_4.2_Bidder_Questionnaire"/>
      <w:bookmarkStart w:id="181" w:name="_4.3_Bid_Form"/>
      <w:bookmarkStart w:id="182" w:name="_Toc220415622"/>
      <w:bookmarkEnd w:id="180"/>
      <w:bookmarkEnd w:id="181"/>
      <w:r>
        <w:rPr>
          <w:lang w:val="en-US"/>
        </w:rPr>
        <w:lastRenderedPageBreak/>
        <w:t>5</w:t>
      </w:r>
      <w:r>
        <w:t>.2</w:t>
      </w:r>
      <w:r>
        <w:tab/>
      </w:r>
      <w:r w:rsidR="009529BE">
        <w:rPr>
          <w:caps/>
          <w:lang w:val="en-US"/>
        </w:rPr>
        <w:t>BID</w:t>
      </w:r>
      <w:r w:rsidRPr="00587370">
        <w:rPr>
          <w:caps/>
        </w:rPr>
        <w:t xml:space="preserve"> Form</w:t>
      </w:r>
      <w:bookmarkEnd w:id="182"/>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8926CD" w:rsidRPr="00A6162C" w14:paraId="0B62CF8A" w14:textId="77777777" w:rsidTr="00293040">
        <w:tc>
          <w:tcPr>
            <w:tcW w:w="9350" w:type="dxa"/>
          </w:tcPr>
          <w:p w14:paraId="0B62CF86" w14:textId="77777777" w:rsidR="008926CD" w:rsidRPr="00A6162C" w:rsidRDefault="009529BE" w:rsidP="00293040">
            <w:pPr>
              <w:autoSpaceDE w:val="0"/>
              <w:autoSpaceDN w:val="0"/>
              <w:adjustRightInd w:val="0"/>
              <w:spacing w:after="0" w:line="240" w:lineRule="auto"/>
              <w:jc w:val="center"/>
              <w:rPr>
                <w:rFonts w:ascii="Arial Narrow" w:hAnsi="Arial Narrow"/>
                <w:b/>
                <w:bCs/>
                <w:i/>
              </w:rPr>
            </w:pPr>
            <w:r>
              <w:rPr>
                <w:rFonts w:ascii="Arial Narrow" w:hAnsi="Arial Narrow"/>
                <w:b/>
                <w:bCs/>
              </w:rPr>
              <w:t>BID</w:t>
            </w:r>
            <w:r w:rsidR="008926CD" w:rsidRPr="00A6162C">
              <w:rPr>
                <w:rFonts w:ascii="Arial Narrow" w:hAnsi="Arial Narrow"/>
                <w:b/>
                <w:bCs/>
              </w:rPr>
              <w:t xml:space="preserve"> FORM</w:t>
            </w:r>
          </w:p>
          <w:p w14:paraId="0B62CF87" w14:textId="77777777" w:rsidR="008926CD" w:rsidRPr="00F8183A" w:rsidRDefault="008926CD" w:rsidP="00293040">
            <w:pPr>
              <w:pStyle w:val="BodyText"/>
              <w:spacing w:after="0"/>
              <w:rPr>
                <w:rFonts w:ascii="Arial Narrow" w:hAnsi="Arial Narrow"/>
                <w:b/>
                <w:sz w:val="22"/>
                <w:szCs w:val="22"/>
                <w:lang w:val="en-US" w:eastAsia="en-US"/>
              </w:rPr>
            </w:pPr>
          </w:p>
          <w:p w14:paraId="0B62CF88" w14:textId="77777777" w:rsidR="008926CD" w:rsidRPr="00F8183A" w:rsidRDefault="008926CD" w:rsidP="00293040">
            <w:pPr>
              <w:pStyle w:val="BodyText"/>
              <w:spacing w:after="0"/>
              <w:jc w:val="center"/>
              <w:rPr>
                <w:rFonts w:ascii="Arial Narrow" w:hAnsi="Arial Narrow" w:cs="Arial"/>
                <w:b/>
                <w:sz w:val="24"/>
                <w:szCs w:val="24"/>
                <w:lang w:val="en-US" w:eastAsia="en-US"/>
              </w:rPr>
            </w:pPr>
            <w:r w:rsidRPr="00F8183A">
              <w:rPr>
                <w:rFonts w:ascii="Arial Narrow" w:hAnsi="Arial Narrow" w:cs="Arial"/>
                <w:b/>
                <w:sz w:val="22"/>
                <w:szCs w:val="22"/>
                <w:lang w:val="en-US" w:eastAsia="en-US"/>
              </w:rPr>
              <w:t xml:space="preserve">Failure to complete this form shall result in your </w:t>
            </w:r>
            <w:r w:rsidR="00926D2F">
              <w:rPr>
                <w:rFonts w:ascii="Arial Narrow" w:hAnsi="Arial Narrow" w:cs="Arial"/>
                <w:b/>
                <w:sz w:val="22"/>
                <w:szCs w:val="22"/>
                <w:lang w:val="en-US" w:eastAsia="en-US"/>
              </w:rPr>
              <w:t>Bid</w:t>
            </w:r>
            <w:r w:rsidRPr="00F8183A">
              <w:rPr>
                <w:rFonts w:ascii="Arial Narrow" w:hAnsi="Arial Narrow" w:cs="Arial"/>
                <w:b/>
                <w:sz w:val="22"/>
                <w:szCs w:val="22"/>
                <w:lang w:val="en-US" w:eastAsia="en-US"/>
              </w:rPr>
              <w:t xml:space="preserve"> being deemed </w:t>
            </w:r>
          </w:p>
          <w:p w14:paraId="0B62CF89" w14:textId="77777777" w:rsidR="008926CD" w:rsidRPr="00F8183A" w:rsidRDefault="008926CD" w:rsidP="00293040">
            <w:pPr>
              <w:pStyle w:val="BodyText"/>
              <w:spacing w:after="0"/>
              <w:jc w:val="center"/>
              <w:rPr>
                <w:rFonts w:ascii="Arial Narrow" w:hAnsi="Arial Narrow"/>
                <w:b/>
                <w:bCs/>
                <w:sz w:val="24"/>
                <w:szCs w:val="24"/>
                <w:lang w:val="en-US" w:eastAsia="en-US"/>
              </w:rPr>
            </w:pPr>
            <w:r w:rsidRPr="00F8183A">
              <w:rPr>
                <w:rFonts w:ascii="Arial Narrow" w:hAnsi="Arial Narrow" w:cs="Arial"/>
                <w:b/>
                <w:sz w:val="22"/>
                <w:szCs w:val="22"/>
                <w:lang w:val="en-US" w:eastAsia="en-US"/>
              </w:rPr>
              <w:t>non-responsive and rejected without further evaluation</w:t>
            </w:r>
          </w:p>
        </w:tc>
      </w:tr>
      <w:tr w:rsidR="008926CD" w:rsidRPr="00A6162C" w14:paraId="0B62CF9F" w14:textId="77777777" w:rsidTr="00293040">
        <w:tc>
          <w:tcPr>
            <w:tcW w:w="9350" w:type="dxa"/>
          </w:tcPr>
          <w:p w14:paraId="0B62CF8B" w14:textId="77777777" w:rsidR="008926CD" w:rsidRPr="00A6162C" w:rsidRDefault="008926CD" w:rsidP="00293040">
            <w:pPr>
              <w:pStyle w:val="Level1"/>
              <w:widowControl/>
              <w:jc w:val="both"/>
              <w:rPr>
                <w:rFonts w:ascii="Arial Narrow" w:eastAsia="MS Mincho" w:hAnsi="Arial Narrow" w:cs="Arial"/>
                <w:sz w:val="16"/>
                <w:szCs w:val="16"/>
              </w:rPr>
            </w:pPr>
          </w:p>
          <w:p w14:paraId="0B62CF8C" w14:textId="77777777" w:rsidR="008926CD" w:rsidRPr="00A6162C" w:rsidRDefault="008926CD" w:rsidP="00293040">
            <w:pPr>
              <w:pStyle w:val="Level1"/>
              <w:widowControl/>
              <w:ind w:left="157" w:right="157"/>
              <w:jc w:val="both"/>
              <w:rPr>
                <w:rFonts w:ascii="Arial Narrow" w:hAnsi="Arial Narrow" w:cs="Arial"/>
                <w:sz w:val="22"/>
                <w:szCs w:val="22"/>
              </w:rPr>
            </w:pPr>
            <w:r w:rsidRPr="00A6162C">
              <w:rPr>
                <w:rFonts w:ascii="Arial Narrow" w:eastAsia="MS Mincho" w:hAnsi="Arial Narrow" w:cs="Arial"/>
                <w:sz w:val="22"/>
                <w:szCs w:val="22"/>
              </w:rPr>
              <w:t xml:space="preserve">The Undersigned hereby offers and, if the contract is executed by the County Executive, agrees to furnish the goods and/or services in compliance with all terms, scope of work, conditions, specifications, and addenda in the Request for </w:t>
            </w:r>
            <w:r w:rsidR="00926D2F">
              <w:rPr>
                <w:rFonts w:ascii="Arial Narrow" w:eastAsia="MS Mincho" w:hAnsi="Arial Narrow" w:cs="Arial"/>
                <w:sz w:val="22"/>
                <w:szCs w:val="22"/>
              </w:rPr>
              <w:t>Bid</w:t>
            </w:r>
            <w:r w:rsidRPr="00A6162C">
              <w:rPr>
                <w:rFonts w:ascii="Arial Narrow" w:eastAsia="MS Mincho" w:hAnsi="Arial Narrow" w:cs="Arial"/>
                <w:sz w:val="22"/>
                <w:szCs w:val="22"/>
              </w:rPr>
              <w:t xml:space="preserve">s. </w:t>
            </w:r>
            <w:r w:rsidRPr="00A6162C">
              <w:rPr>
                <w:rFonts w:ascii="Arial Narrow" w:hAnsi="Arial Narrow" w:cs="Arial"/>
                <w:sz w:val="22"/>
                <w:szCs w:val="22"/>
              </w:rPr>
              <w:t xml:space="preserve">The </w:t>
            </w:r>
            <w:proofErr w:type="gramStart"/>
            <w:r w:rsidRPr="00A6162C">
              <w:rPr>
                <w:rFonts w:ascii="Arial Narrow" w:hAnsi="Arial Narrow" w:cs="Arial"/>
                <w:sz w:val="22"/>
                <w:szCs w:val="22"/>
              </w:rPr>
              <w:t>Undersigned further</w:t>
            </w:r>
            <w:proofErr w:type="gramEnd"/>
            <w:r w:rsidRPr="00A6162C">
              <w:rPr>
                <w:rFonts w:ascii="Arial Narrow" w:hAnsi="Arial Narrow" w:cs="Arial"/>
                <w:sz w:val="22"/>
                <w:szCs w:val="22"/>
              </w:rPr>
              <w:t xml:space="preserve"> agrees to accept, via email or other electronic means, </w:t>
            </w:r>
            <w:proofErr w:type="gramStart"/>
            <w:r w:rsidRPr="00A6162C">
              <w:rPr>
                <w:rFonts w:ascii="Arial Narrow" w:hAnsi="Arial Narrow" w:cs="Arial"/>
                <w:sz w:val="22"/>
                <w:szCs w:val="22"/>
              </w:rPr>
              <w:t>any and all</w:t>
            </w:r>
            <w:proofErr w:type="gramEnd"/>
            <w:r w:rsidRPr="00A6162C">
              <w:rPr>
                <w:rFonts w:ascii="Arial Narrow" w:hAnsi="Arial Narrow" w:cs="Arial"/>
                <w:sz w:val="22"/>
                <w:szCs w:val="22"/>
              </w:rPr>
              <w:t xml:space="preserve"> notifications and contractual documents including, but not limited to, notifications, insurance verification requests, and purchase orders.</w:t>
            </w:r>
          </w:p>
          <w:p w14:paraId="0B62CF8D" w14:textId="77777777" w:rsidR="008926CD" w:rsidRPr="00A6162C" w:rsidRDefault="008926CD" w:rsidP="00293040">
            <w:pPr>
              <w:pStyle w:val="Level1"/>
              <w:widowControl/>
              <w:ind w:left="157" w:right="157"/>
              <w:jc w:val="both"/>
              <w:rPr>
                <w:rFonts w:ascii="Arial Narrow" w:hAnsi="Arial Narrow" w:cs="Arial"/>
                <w:sz w:val="16"/>
                <w:szCs w:val="16"/>
              </w:rPr>
            </w:pPr>
          </w:p>
          <w:p w14:paraId="0B62CF8E" w14:textId="77777777" w:rsidR="008926CD" w:rsidRPr="00A6162C" w:rsidRDefault="008926CD" w:rsidP="00293040">
            <w:pPr>
              <w:autoSpaceDE w:val="0"/>
              <w:autoSpaceDN w:val="0"/>
              <w:adjustRightInd w:val="0"/>
              <w:spacing w:after="0"/>
              <w:ind w:left="157" w:right="157"/>
              <w:jc w:val="both"/>
              <w:rPr>
                <w:rFonts w:ascii="Arial Narrow" w:hAnsi="Arial Narrow" w:cs="Arial"/>
                <w:b/>
              </w:rPr>
            </w:pPr>
            <w:r w:rsidRPr="00A6162C">
              <w:rPr>
                <w:rFonts w:ascii="Arial Narrow" w:hAnsi="Arial Narrow" w:cs="Arial"/>
                <w:b/>
              </w:rPr>
              <w:t xml:space="preserve">ADDENDA:  </w:t>
            </w:r>
          </w:p>
          <w:p w14:paraId="0B62CF8F" w14:textId="77777777" w:rsidR="008926CD" w:rsidRPr="00A6162C" w:rsidRDefault="008926CD" w:rsidP="00293040">
            <w:pPr>
              <w:autoSpaceDE w:val="0"/>
              <w:autoSpaceDN w:val="0"/>
              <w:adjustRightInd w:val="0"/>
              <w:spacing w:after="0"/>
              <w:ind w:left="157" w:right="157"/>
              <w:jc w:val="both"/>
              <w:rPr>
                <w:rFonts w:ascii="Arial Narrow" w:hAnsi="Arial Narrow" w:cs="Arial"/>
              </w:rPr>
            </w:pPr>
            <w:r w:rsidRPr="00A6162C">
              <w:rPr>
                <w:rFonts w:ascii="Arial Narrow" w:hAnsi="Arial Narrow" w:cs="Arial"/>
              </w:rPr>
              <w:t xml:space="preserve">The undersigned has read, understands and is fully cognizant of the Information to </w:t>
            </w:r>
            <w:r w:rsidR="003D7743">
              <w:rPr>
                <w:rFonts w:ascii="Arial Narrow" w:hAnsi="Arial Narrow" w:cs="Arial"/>
              </w:rPr>
              <w:t>Bidder</w:t>
            </w:r>
            <w:r w:rsidRPr="00A6162C">
              <w:rPr>
                <w:rFonts w:ascii="Arial Narrow" w:hAnsi="Arial Narrow" w:cs="Arial"/>
              </w:rPr>
              <w:t>s, including the Form of Contract, all Exhibits thereto, together with any written addendum issued in connection with any of the above. The undersigned hereby acknowledges receipt of the following addendum(s): _____, _____, _____, _____ (write “none” if none).  In addition, the undersigned has completely and appropriately filled out all required forms.</w:t>
            </w:r>
          </w:p>
          <w:p w14:paraId="0B62CF90" w14:textId="77777777" w:rsidR="008926CD" w:rsidRPr="00A6162C" w:rsidRDefault="008926CD" w:rsidP="00293040">
            <w:pPr>
              <w:autoSpaceDE w:val="0"/>
              <w:autoSpaceDN w:val="0"/>
              <w:adjustRightInd w:val="0"/>
              <w:spacing w:after="0"/>
              <w:ind w:left="157" w:right="157"/>
              <w:jc w:val="both"/>
              <w:rPr>
                <w:rFonts w:ascii="Arial Narrow" w:hAnsi="Arial Narrow" w:cs="Arial"/>
                <w:sz w:val="16"/>
                <w:szCs w:val="16"/>
              </w:rPr>
            </w:pPr>
          </w:p>
          <w:p w14:paraId="0B62CF91" w14:textId="77777777" w:rsidR="008926CD" w:rsidRPr="00F8183A" w:rsidRDefault="008926CD" w:rsidP="00293040">
            <w:pPr>
              <w:pStyle w:val="BodyText"/>
              <w:spacing w:after="0"/>
              <w:ind w:left="157" w:right="157"/>
              <w:rPr>
                <w:rFonts w:ascii="Arial Narrow" w:hAnsi="Arial Narrow" w:cs="Arial"/>
                <w:b/>
                <w:sz w:val="22"/>
                <w:szCs w:val="22"/>
                <w:lang w:val="en-US" w:eastAsia="en-US"/>
              </w:rPr>
            </w:pPr>
            <w:r w:rsidRPr="00F8183A">
              <w:rPr>
                <w:rFonts w:ascii="Arial Narrow" w:hAnsi="Arial Narrow" w:cs="Arial"/>
                <w:b/>
                <w:sz w:val="22"/>
                <w:szCs w:val="22"/>
                <w:lang w:val="en-US" w:eastAsia="en-US"/>
              </w:rPr>
              <w:t>OBLIGATION:</w:t>
            </w:r>
          </w:p>
          <w:p w14:paraId="0B62CF92" w14:textId="77777777" w:rsidR="008926CD" w:rsidRPr="00A6162C" w:rsidRDefault="008926CD" w:rsidP="00293040">
            <w:pPr>
              <w:spacing w:after="0"/>
              <w:ind w:left="157" w:right="157"/>
              <w:jc w:val="both"/>
              <w:rPr>
                <w:rFonts w:ascii="Arial Narrow" w:hAnsi="Arial Narrow" w:cs="Arial"/>
                <w:b/>
              </w:rPr>
            </w:pPr>
            <w:r w:rsidRPr="00A6162C">
              <w:rPr>
                <w:rFonts w:ascii="Arial Narrow" w:hAnsi="Arial Narrow" w:cs="Arial"/>
              </w:rPr>
              <w:t xml:space="preserve">The undersigned, by submission of this Offer, agrees to be obligated, if recommended for award of the contract and if the contract is executed by the County Executive, to provide the stated goods and/or services to the County for the term as stated in this </w:t>
            </w:r>
            <w:r w:rsidR="008D2F61">
              <w:rPr>
                <w:rFonts w:ascii="Arial Narrow" w:hAnsi="Arial Narrow" w:cs="Arial"/>
              </w:rPr>
              <w:t>IFB</w:t>
            </w:r>
            <w:r w:rsidRPr="00A6162C">
              <w:rPr>
                <w:rFonts w:ascii="Arial Narrow" w:hAnsi="Arial Narrow" w:cs="Arial"/>
              </w:rPr>
              <w:t>, and to enter into a contract with the County, in accordance with the conditions, scope and terms, as well as the Form of Contract, together with any written addenda as specified above</w:t>
            </w:r>
            <w:r w:rsidRPr="00A6162C">
              <w:rPr>
                <w:rFonts w:ascii="Arial Narrow" w:hAnsi="Arial Narrow" w:cs="Arial"/>
                <w:b/>
              </w:rPr>
              <w:t>.</w:t>
            </w:r>
          </w:p>
          <w:p w14:paraId="0B62CF93" w14:textId="77777777" w:rsidR="008926CD" w:rsidRPr="00A6162C" w:rsidRDefault="008926CD" w:rsidP="00293040">
            <w:pPr>
              <w:spacing w:after="0"/>
              <w:ind w:left="157" w:right="157"/>
              <w:jc w:val="both"/>
              <w:rPr>
                <w:rFonts w:ascii="Arial Narrow" w:hAnsi="Arial Narrow" w:cs="Arial"/>
                <w:b/>
                <w:sz w:val="16"/>
                <w:szCs w:val="16"/>
              </w:rPr>
            </w:pPr>
          </w:p>
          <w:p w14:paraId="0B62CF94" w14:textId="77777777" w:rsidR="008926CD" w:rsidRPr="00A6162C" w:rsidRDefault="008926CD" w:rsidP="00293040">
            <w:pPr>
              <w:spacing w:after="0"/>
              <w:ind w:left="157" w:right="157"/>
              <w:jc w:val="both"/>
              <w:rPr>
                <w:rFonts w:ascii="Arial Narrow" w:hAnsi="Arial Narrow" w:cs="Arial"/>
                <w:b/>
              </w:rPr>
            </w:pPr>
            <w:r w:rsidRPr="00A6162C">
              <w:rPr>
                <w:rFonts w:ascii="Arial Narrow" w:hAnsi="Arial Narrow" w:cs="Arial"/>
                <w:b/>
              </w:rPr>
              <w:t>COMPLIANCE:</w:t>
            </w:r>
          </w:p>
          <w:p w14:paraId="0B62CF95" w14:textId="77777777" w:rsidR="008926CD" w:rsidRPr="00A6162C" w:rsidRDefault="008926CD" w:rsidP="00293040">
            <w:pPr>
              <w:pStyle w:val="Level1"/>
              <w:widowControl/>
              <w:ind w:left="157" w:right="157"/>
              <w:jc w:val="both"/>
              <w:rPr>
                <w:rFonts w:ascii="Arial Narrow" w:hAnsi="Arial Narrow" w:cs="Arial"/>
                <w:sz w:val="22"/>
                <w:szCs w:val="22"/>
              </w:rPr>
            </w:pPr>
            <w:r w:rsidRPr="00A6162C">
              <w:rPr>
                <w:rFonts w:ascii="Arial Narrow" w:hAnsi="Arial Narrow" w:cs="Arial"/>
                <w:sz w:val="22"/>
                <w:szCs w:val="22"/>
              </w:rPr>
              <w:t xml:space="preserve">The undersigned hereby accepts all administrative requirements of the </w:t>
            </w:r>
            <w:r w:rsidR="008D2F61">
              <w:rPr>
                <w:rFonts w:ascii="Arial Narrow" w:hAnsi="Arial Narrow" w:cs="Arial"/>
                <w:sz w:val="22"/>
                <w:szCs w:val="22"/>
              </w:rPr>
              <w:t>IFB</w:t>
            </w:r>
            <w:r w:rsidRPr="00A6162C">
              <w:rPr>
                <w:rFonts w:ascii="Arial Narrow" w:hAnsi="Arial Narrow" w:cs="Arial"/>
                <w:sz w:val="22"/>
                <w:szCs w:val="22"/>
              </w:rPr>
              <w:t xml:space="preserve"> and will </w:t>
            </w:r>
            <w:proofErr w:type="gramStart"/>
            <w:r w:rsidRPr="00A6162C">
              <w:rPr>
                <w:rFonts w:ascii="Arial Narrow" w:hAnsi="Arial Narrow" w:cs="Arial"/>
                <w:sz w:val="22"/>
                <w:szCs w:val="22"/>
              </w:rPr>
              <w:t>be in compliance with</w:t>
            </w:r>
            <w:proofErr w:type="gramEnd"/>
            <w:r w:rsidRPr="00A6162C">
              <w:rPr>
                <w:rFonts w:ascii="Arial Narrow" w:hAnsi="Arial Narrow" w:cs="Arial"/>
                <w:sz w:val="22"/>
                <w:szCs w:val="22"/>
              </w:rPr>
              <w:t xml:space="preserve"> such requirements.  By submitting this </w:t>
            </w:r>
            <w:r w:rsidR="00926D2F">
              <w:rPr>
                <w:rFonts w:ascii="Arial Narrow" w:hAnsi="Arial Narrow" w:cs="Arial"/>
                <w:sz w:val="22"/>
                <w:szCs w:val="22"/>
              </w:rPr>
              <w:t>Bid</w:t>
            </w:r>
            <w:r w:rsidRPr="00A6162C">
              <w:rPr>
                <w:rFonts w:ascii="Arial Narrow" w:hAnsi="Arial Narrow" w:cs="Arial"/>
                <w:sz w:val="22"/>
                <w:szCs w:val="22"/>
              </w:rPr>
              <w:t xml:space="preserve"> Form, the </w:t>
            </w:r>
            <w:r w:rsidR="003D7743">
              <w:rPr>
                <w:rFonts w:ascii="Arial Narrow" w:hAnsi="Arial Narrow" w:cs="Arial"/>
                <w:sz w:val="22"/>
                <w:szCs w:val="22"/>
              </w:rPr>
              <w:t>Bidder</w:t>
            </w:r>
            <w:r w:rsidRPr="00A6162C">
              <w:rPr>
                <w:rFonts w:ascii="Arial Narrow" w:hAnsi="Arial Narrow" w:cs="Arial"/>
                <w:sz w:val="22"/>
                <w:szCs w:val="22"/>
              </w:rPr>
              <w:t xml:space="preserve"> represents that:  1) the </w:t>
            </w:r>
            <w:r w:rsidR="003D7743">
              <w:rPr>
                <w:rFonts w:ascii="Arial Narrow" w:hAnsi="Arial Narrow" w:cs="Arial"/>
                <w:sz w:val="22"/>
                <w:szCs w:val="22"/>
              </w:rPr>
              <w:t>Bidder</w:t>
            </w:r>
            <w:r w:rsidRPr="00A6162C">
              <w:rPr>
                <w:rFonts w:ascii="Arial Narrow" w:hAnsi="Arial Narrow" w:cs="Arial"/>
                <w:sz w:val="22"/>
                <w:szCs w:val="22"/>
              </w:rPr>
              <w:t xml:space="preserve"> is in compliance with any applicable ethics or anti-kickback provisions of the County’s Procurement Ordinance, and 2) if awarded a contract to operate the Concession or provide the Services required in the </w:t>
            </w:r>
            <w:r w:rsidR="008D2F61">
              <w:rPr>
                <w:rFonts w:ascii="Arial Narrow" w:hAnsi="Arial Narrow" w:cs="Arial"/>
                <w:sz w:val="22"/>
                <w:szCs w:val="22"/>
              </w:rPr>
              <w:t>IFB</w:t>
            </w:r>
            <w:r w:rsidRPr="00A6162C">
              <w:rPr>
                <w:rFonts w:ascii="Arial Narrow" w:hAnsi="Arial Narrow" w:cs="Arial"/>
                <w:sz w:val="22"/>
                <w:szCs w:val="22"/>
              </w:rPr>
              <w:t xml:space="preserve">, the </w:t>
            </w:r>
            <w:r w:rsidR="003D7743">
              <w:rPr>
                <w:rFonts w:ascii="Arial Narrow" w:hAnsi="Arial Narrow" w:cs="Arial"/>
                <w:sz w:val="22"/>
                <w:szCs w:val="22"/>
              </w:rPr>
              <w:t>Bidder</w:t>
            </w:r>
            <w:r w:rsidRPr="00A6162C">
              <w:rPr>
                <w:rFonts w:ascii="Arial Narrow" w:hAnsi="Arial Narrow" w:cs="Arial"/>
                <w:sz w:val="22"/>
                <w:szCs w:val="22"/>
              </w:rPr>
              <w:t xml:space="preserve"> will comply with the ethics and anti-kickback provisions of the Procurement Ordinance.  </w:t>
            </w:r>
          </w:p>
          <w:p w14:paraId="0B62CF96" w14:textId="77777777" w:rsidR="008926CD" w:rsidRPr="00F8183A" w:rsidRDefault="008926CD" w:rsidP="00293040">
            <w:pPr>
              <w:pStyle w:val="BodyTextIndent"/>
              <w:spacing w:after="0"/>
              <w:ind w:left="157" w:right="157"/>
              <w:rPr>
                <w:rFonts w:ascii="Arial Narrow" w:hAnsi="Arial Narrow"/>
                <w:b/>
                <w:sz w:val="16"/>
                <w:szCs w:val="16"/>
                <w:lang w:val="en-US" w:eastAsia="en-US"/>
              </w:rPr>
            </w:pPr>
          </w:p>
          <w:p w14:paraId="0B62CF97" w14:textId="77777777" w:rsidR="008926CD" w:rsidRPr="00F8183A" w:rsidRDefault="008926CD" w:rsidP="00293040">
            <w:pPr>
              <w:pStyle w:val="BodyTextIndent"/>
              <w:spacing w:after="0"/>
              <w:ind w:left="157" w:right="157"/>
              <w:rPr>
                <w:rFonts w:ascii="Arial Narrow" w:hAnsi="Arial Narrow"/>
                <w:b/>
                <w:sz w:val="22"/>
                <w:szCs w:val="22"/>
                <w:lang w:val="en-US" w:eastAsia="en-US"/>
              </w:rPr>
            </w:pPr>
            <w:r w:rsidRPr="00F8183A">
              <w:rPr>
                <w:rFonts w:ascii="Arial Narrow" w:hAnsi="Arial Narrow"/>
                <w:b/>
                <w:sz w:val="22"/>
                <w:szCs w:val="22"/>
                <w:lang w:val="en-US" w:eastAsia="en-US"/>
              </w:rPr>
              <w:t>NONCOLLUSION:</w:t>
            </w:r>
          </w:p>
          <w:p w14:paraId="0B62CF98" w14:textId="77777777" w:rsidR="008926CD" w:rsidRPr="00F8183A" w:rsidRDefault="008926CD" w:rsidP="00293040">
            <w:pPr>
              <w:pStyle w:val="BodyTextIndent"/>
              <w:spacing w:after="0"/>
              <w:ind w:left="157" w:right="157"/>
              <w:jc w:val="both"/>
              <w:rPr>
                <w:rFonts w:ascii="Arial Narrow" w:hAnsi="Arial Narrow"/>
                <w:sz w:val="22"/>
                <w:szCs w:val="22"/>
                <w:lang w:val="en-US" w:eastAsia="en-US"/>
              </w:rPr>
            </w:pPr>
            <w:r w:rsidRPr="00F8183A">
              <w:rPr>
                <w:rFonts w:ascii="Arial Narrow" w:hAnsi="Arial Narrow"/>
                <w:sz w:val="22"/>
                <w:szCs w:val="22"/>
                <w:lang w:val="en-US" w:eastAsia="en-US"/>
              </w:rPr>
              <w:t xml:space="preserve">The undersigned, by submission of this </w:t>
            </w:r>
            <w:r w:rsidR="00926D2F">
              <w:rPr>
                <w:rFonts w:ascii="Arial Narrow" w:hAnsi="Arial Narrow"/>
                <w:sz w:val="22"/>
                <w:szCs w:val="22"/>
                <w:lang w:val="en-US" w:eastAsia="en-US"/>
              </w:rPr>
              <w:t>Bid</w:t>
            </w:r>
            <w:r w:rsidRPr="00F8183A">
              <w:rPr>
                <w:rFonts w:ascii="Arial Narrow" w:hAnsi="Arial Narrow"/>
                <w:sz w:val="22"/>
                <w:szCs w:val="22"/>
                <w:lang w:val="en-US" w:eastAsia="en-US"/>
              </w:rPr>
              <w:t xml:space="preserve"> Form, hereby declares that this </w:t>
            </w:r>
            <w:r w:rsidR="00926D2F">
              <w:rPr>
                <w:rFonts w:ascii="Arial Narrow" w:hAnsi="Arial Narrow"/>
                <w:sz w:val="22"/>
                <w:szCs w:val="22"/>
                <w:lang w:val="en-US" w:eastAsia="en-US"/>
              </w:rPr>
              <w:t>Bid</w:t>
            </w:r>
            <w:r w:rsidRPr="00F8183A">
              <w:rPr>
                <w:rFonts w:ascii="Arial Narrow" w:hAnsi="Arial Narrow"/>
                <w:sz w:val="22"/>
                <w:szCs w:val="22"/>
                <w:lang w:val="en-US" w:eastAsia="en-US"/>
              </w:rPr>
              <w:t xml:space="preserve"> is made without collusion with any other business making any other </w:t>
            </w:r>
            <w:r w:rsidR="00926D2F">
              <w:rPr>
                <w:rFonts w:ascii="Arial Narrow" w:hAnsi="Arial Narrow"/>
                <w:sz w:val="22"/>
                <w:szCs w:val="22"/>
                <w:lang w:val="en-US" w:eastAsia="en-US"/>
              </w:rPr>
              <w:t>Bid</w:t>
            </w:r>
            <w:r w:rsidRPr="00F8183A">
              <w:rPr>
                <w:rFonts w:ascii="Arial Narrow" w:hAnsi="Arial Narrow"/>
                <w:sz w:val="22"/>
                <w:szCs w:val="22"/>
                <w:lang w:val="en-US" w:eastAsia="en-US"/>
              </w:rPr>
              <w:t xml:space="preserve">, or which otherwise would make a </w:t>
            </w:r>
            <w:r w:rsidR="00926D2F">
              <w:rPr>
                <w:rFonts w:ascii="Arial Narrow" w:hAnsi="Arial Narrow"/>
                <w:sz w:val="22"/>
                <w:szCs w:val="22"/>
                <w:lang w:val="en-US" w:eastAsia="en-US"/>
              </w:rPr>
              <w:t>Bid</w:t>
            </w:r>
            <w:r w:rsidRPr="00F8183A">
              <w:rPr>
                <w:rFonts w:ascii="Arial Narrow" w:hAnsi="Arial Narrow"/>
                <w:sz w:val="22"/>
                <w:szCs w:val="22"/>
                <w:lang w:val="en-US" w:eastAsia="en-US"/>
              </w:rPr>
              <w:t>.</w:t>
            </w:r>
          </w:p>
          <w:p w14:paraId="0B62CF99" w14:textId="77777777" w:rsidR="008926CD" w:rsidRPr="00F8183A" w:rsidRDefault="008926CD" w:rsidP="00293040">
            <w:pPr>
              <w:pStyle w:val="BodyTextIndent"/>
              <w:spacing w:after="0"/>
              <w:ind w:left="157" w:right="157"/>
              <w:rPr>
                <w:rFonts w:ascii="Arial Narrow" w:hAnsi="Arial Narrow"/>
                <w:sz w:val="16"/>
                <w:szCs w:val="16"/>
                <w:lang w:val="en-US" w:eastAsia="en-US"/>
              </w:rPr>
            </w:pPr>
          </w:p>
          <w:p w14:paraId="0B62CF9A" w14:textId="77777777" w:rsidR="008926CD" w:rsidRPr="00A6162C" w:rsidRDefault="008926CD" w:rsidP="00293040">
            <w:pPr>
              <w:spacing w:after="0"/>
              <w:ind w:left="157" w:right="157"/>
              <w:jc w:val="both"/>
              <w:rPr>
                <w:rFonts w:ascii="Arial Narrow" w:hAnsi="Arial Narrow" w:cs="Arial"/>
                <w:b/>
              </w:rPr>
            </w:pPr>
            <w:r w:rsidRPr="00A6162C">
              <w:rPr>
                <w:rFonts w:ascii="Arial Narrow" w:hAnsi="Arial Narrow" w:cs="Arial"/>
                <w:b/>
              </w:rPr>
              <w:t xml:space="preserve">PERFORMANCE </w:t>
            </w:r>
            <w:r w:rsidR="00941324">
              <w:rPr>
                <w:rFonts w:ascii="Arial Narrow" w:hAnsi="Arial Narrow" w:cs="Arial"/>
                <w:b/>
              </w:rPr>
              <w:t>BOND</w:t>
            </w:r>
            <w:r w:rsidR="009D6463">
              <w:rPr>
                <w:rFonts w:ascii="Arial Narrow" w:hAnsi="Arial Narrow" w:cs="Arial"/>
                <w:b/>
              </w:rPr>
              <w:t>(S)</w:t>
            </w:r>
            <w:r w:rsidRPr="00A6162C">
              <w:rPr>
                <w:rFonts w:ascii="Arial Narrow" w:hAnsi="Arial Narrow" w:cs="Arial"/>
                <w:b/>
              </w:rPr>
              <w:t>:</w:t>
            </w:r>
          </w:p>
          <w:p w14:paraId="0B62CF9B" w14:textId="77777777" w:rsidR="008926CD" w:rsidRPr="00A6162C" w:rsidRDefault="008926CD" w:rsidP="00293040">
            <w:pPr>
              <w:spacing w:after="0"/>
              <w:ind w:left="157" w:right="157"/>
              <w:jc w:val="both"/>
              <w:rPr>
                <w:rFonts w:ascii="Arial Narrow" w:hAnsi="Arial Narrow" w:cs="Arial"/>
              </w:rPr>
            </w:pPr>
            <w:r w:rsidRPr="00A6162C">
              <w:rPr>
                <w:rFonts w:ascii="Arial Narrow" w:hAnsi="Arial Narrow" w:cs="Arial"/>
              </w:rPr>
              <w:t xml:space="preserve">The undersigned further agrees that if awarded the Agreement, it will submit to the County any required performance </w:t>
            </w:r>
            <w:r w:rsidR="009D6463">
              <w:rPr>
                <w:rFonts w:ascii="Arial Narrow" w:hAnsi="Arial Narrow" w:cs="Arial"/>
              </w:rPr>
              <w:t>bond(s)</w:t>
            </w:r>
            <w:r w:rsidR="00941324">
              <w:rPr>
                <w:rFonts w:ascii="Arial Narrow" w:hAnsi="Arial Narrow" w:cs="Arial"/>
              </w:rPr>
              <w:t>.</w:t>
            </w:r>
          </w:p>
          <w:p w14:paraId="0B62CF9C" w14:textId="77777777" w:rsidR="008926CD" w:rsidRDefault="008926CD" w:rsidP="00293040">
            <w:pPr>
              <w:spacing w:after="0"/>
              <w:ind w:left="157" w:right="157"/>
              <w:jc w:val="both"/>
              <w:rPr>
                <w:rFonts w:ascii="Arial Narrow" w:hAnsi="Arial Narrow" w:cs="Arial"/>
                <w:sz w:val="16"/>
                <w:szCs w:val="16"/>
              </w:rPr>
            </w:pPr>
          </w:p>
          <w:p w14:paraId="0B62CF9D" w14:textId="77777777" w:rsidR="008926CD" w:rsidRPr="00A6162C" w:rsidRDefault="008926CD" w:rsidP="00293040">
            <w:pPr>
              <w:spacing w:after="0"/>
              <w:ind w:left="157" w:right="157"/>
              <w:jc w:val="both"/>
              <w:rPr>
                <w:rFonts w:ascii="Arial Narrow" w:hAnsi="Arial Narrow" w:cs="Arial"/>
                <w:b/>
              </w:rPr>
            </w:pPr>
            <w:r w:rsidRPr="00A6162C">
              <w:rPr>
                <w:rFonts w:ascii="Arial Narrow" w:hAnsi="Arial Narrow" w:cs="Arial"/>
                <w:b/>
              </w:rPr>
              <w:t>SUBMITTAL REQUIREMENTS:</w:t>
            </w:r>
          </w:p>
          <w:p w14:paraId="0B62CF9E" w14:textId="77777777" w:rsidR="008926CD" w:rsidRPr="006B430C" w:rsidRDefault="008926CD" w:rsidP="006B430C">
            <w:pPr>
              <w:spacing w:after="0"/>
              <w:ind w:left="157" w:right="157"/>
              <w:jc w:val="both"/>
              <w:rPr>
                <w:rFonts w:ascii="Arial Narrow" w:hAnsi="Arial Narrow" w:cs="Arial"/>
                <w:sz w:val="16"/>
                <w:szCs w:val="16"/>
              </w:rPr>
            </w:pPr>
            <w:r w:rsidRPr="00A6162C">
              <w:rPr>
                <w:rFonts w:ascii="Arial Narrow" w:hAnsi="Arial Narrow" w:cs="Arial"/>
              </w:rPr>
              <w:t xml:space="preserve">The undersigned certifies it has attached a complete response to each of the submittal requirements listed in the Evaluation Criteria and Submittal </w:t>
            </w:r>
            <w:r w:rsidR="00CD7A43">
              <w:rPr>
                <w:rFonts w:ascii="Arial Narrow" w:hAnsi="Arial Narrow" w:cs="Arial"/>
              </w:rPr>
              <w:t>Requirements section of this IFB</w:t>
            </w:r>
            <w:r w:rsidRPr="00A6162C">
              <w:rPr>
                <w:rFonts w:ascii="Arial Narrow" w:hAnsi="Arial Narrow" w:cs="Arial"/>
              </w:rPr>
              <w:t>.</w:t>
            </w:r>
          </w:p>
        </w:tc>
      </w:tr>
    </w:tbl>
    <w:p w14:paraId="0B62CFA0" w14:textId="2400810A" w:rsidR="008926CD" w:rsidRDefault="008926CD" w:rsidP="008926CD"/>
    <w:p w14:paraId="426332E0" w14:textId="77777777" w:rsidR="00BD4656" w:rsidRDefault="00BD4656" w:rsidP="008926C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8"/>
        <w:gridCol w:w="3932"/>
      </w:tblGrid>
      <w:tr w:rsidR="008926CD" w:rsidRPr="00A6162C" w14:paraId="0B62CFA4" w14:textId="77777777" w:rsidTr="00293040">
        <w:tc>
          <w:tcPr>
            <w:tcW w:w="9350" w:type="dxa"/>
            <w:gridSpan w:val="2"/>
          </w:tcPr>
          <w:p w14:paraId="0B62CFA1" w14:textId="77777777" w:rsidR="008926CD" w:rsidRPr="00A6162C" w:rsidRDefault="008926CD" w:rsidP="00293040">
            <w:pPr>
              <w:spacing w:after="0"/>
              <w:jc w:val="both"/>
              <w:rPr>
                <w:rFonts w:ascii="Arial Narrow" w:hAnsi="Arial Narrow" w:cs="Arial"/>
                <w:b/>
              </w:rPr>
            </w:pPr>
            <w:r w:rsidRPr="00A6162C">
              <w:rPr>
                <w:rFonts w:ascii="Arial Narrow" w:hAnsi="Arial Narrow" w:cs="Arial"/>
                <w:b/>
              </w:rPr>
              <w:t xml:space="preserve">No </w:t>
            </w:r>
            <w:r w:rsidR="009529BE">
              <w:rPr>
                <w:rFonts w:ascii="Arial Narrow" w:hAnsi="Arial Narrow" w:cs="Arial"/>
                <w:b/>
              </w:rPr>
              <w:t>bid</w:t>
            </w:r>
            <w:r w:rsidRPr="00A6162C">
              <w:rPr>
                <w:rFonts w:ascii="Arial Narrow" w:hAnsi="Arial Narrow" w:cs="Arial"/>
                <w:b/>
              </w:rPr>
              <w:t xml:space="preserve"> shall be accepted which has not been signed in the appropriate space below.</w:t>
            </w:r>
          </w:p>
          <w:p w14:paraId="0B62CFA2" w14:textId="77777777" w:rsidR="008926CD" w:rsidRPr="00F8183A" w:rsidRDefault="008926CD" w:rsidP="00293040">
            <w:pPr>
              <w:pStyle w:val="PlainText"/>
              <w:rPr>
                <w:rFonts w:ascii="Arial Narrow" w:eastAsia="MS Mincho" w:hAnsi="Arial Narrow" w:cs="Arial"/>
                <w:sz w:val="22"/>
                <w:szCs w:val="22"/>
                <w:lang w:val="en-US" w:eastAsia="en-US"/>
              </w:rPr>
            </w:pPr>
          </w:p>
          <w:p w14:paraId="0B62CFA3" w14:textId="77777777" w:rsidR="008926CD" w:rsidRPr="00A6162C" w:rsidRDefault="008926CD" w:rsidP="00293040">
            <w:pPr>
              <w:spacing w:after="0" w:line="240" w:lineRule="auto"/>
              <w:rPr>
                <w:rFonts w:ascii="Arial Narrow" w:hAnsi="Arial Narrow"/>
                <w:b/>
                <w:bCs/>
              </w:rPr>
            </w:pPr>
            <w:r w:rsidRPr="00A6162C">
              <w:rPr>
                <w:rFonts w:ascii="Arial Narrow" w:eastAsia="MS Mincho" w:hAnsi="Arial Narrow" w:cs="Arial"/>
                <w:b/>
              </w:rPr>
              <w:t>I certify, under penalty of perjury, that I have the legal authorization to bind the firm hereunder:</w:t>
            </w:r>
          </w:p>
        </w:tc>
      </w:tr>
      <w:tr w:rsidR="008926CD" w:rsidRPr="00A6162C" w14:paraId="0B62CFA6" w14:textId="77777777" w:rsidTr="00293040">
        <w:tc>
          <w:tcPr>
            <w:tcW w:w="9350" w:type="dxa"/>
            <w:gridSpan w:val="2"/>
            <w:shd w:val="clear" w:color="auto" w:fill="DEEAF6"/>
          </w:tcPr>
          <w:p w14:paraId="0B62CFA5" w14:textId="77777777" w:rsidR="008926CD" w:rsidRPr="00A6162C" w:rsidRDefault="008926CD" w:rsidP="00293040">
            <w:pPr>
              <w:spacing w:after="0" w:line="240" w:lineRule="auto"/>
              <w:jc w:val="center"/>
              <w:rPr>
                <w:rFonts w:ascii="Arial Narrow" w:hAnsi="Arial Narrow"/>
                <w:b/>
                <w:bCs/>
              </w:rPr>
            </w:pPr>
            <w:r w:rsidRPr="00A6162C">
              <w:rPr>
                <w:rFonts w:ascii="Arial Narrow" w:hAnsi="Arial Narrow"/>
                <w:b/>
                <w:bCs/>
              </w:rPr>
              <w:t>For clarification of this offer, contact:</w:t>
            </w:r>
          </w:p>
        </w:tc>
      </w:tr>
      <w:tr w:rsidR="008926CD" w:rsidRPr="00A6162C" w14:paraId="0B62CFAA" w14:textId="77777777" w:rsidTr="00293040">
        <w:trPr>
          <w:trHeight w:val="720"/>
        </w:trPr>
        <w:tc>
          <w:tcPr>
            <w:tcW w:w="5418" w:type="dxa"/>
          </w:tcPr>
          <w:p w14:paraId="0B62CFA7" w14:textId="77777777" w:rsidR="008926CD" w:rsidRPr="00A6162C" w:rsidRDefault="008926CD" w:rsidP="00293040">
            <w:pPr>
              <w:spacing w:after="0" w:line="240" w:lineRule="auto"/>
              <w:rPr>
                <w:rFonts w:ascii="Arial Narrow" w:hAnsi="Arial Narrow"/>
                <w:bCs/>
              </w:rPr>
            </w:pPr>
            <w:r w:rsidRPr="00A6162C">
              <w:rPr>
                <w:rFonts w:ascii="Arial Narrow" w:hAnsi="Arial Narrow"/>
                <w:bCs/>
              </w:rPr>
              <w:t>Company Name</w:t>
            </w:r>
            <w:r>
              <w:rPr>
                <w:rFonts w:ascii="Arial Narrow" w:hAnsi="Arial Narrow"/>
                <w:bCs/>
              </w:rPr>
              <w:t>:</w:t>
            </w:r>
          </w:p>
        </w:tc>
        <w:tc>
          <w:tcPr>
            <w:tcW w:w="3932" w:type="dxa"/>
          </w:tcPr>
          <w:p w14:paraId="0B62CFA8" w14:textId="77777777" w:rsidR="008926CD" w:rsidRPr="00A6162C" w:rsidRDefault="008926CD" w:rsidP="00293040">
            <w:pPr>
              <w:spacing w:after="0" w:line="240" w:lineRule="auto"/>
              <w:rPr>
                <w:rFonts w:ascii="Arial Narrow" w:hAnsi="Arial Narrow"/>
                <w:bCs/>
              </w:rPr>
            </w:pPr>
            <w:r w:rsidRPr="00A6162C">
              <w:rPr>
                <w:rFonts w:ascii="Arial Narrow" w:hAnsi="Arial Narrow"/>
                <w:bCs/>
              </w:rPr>
              <w:t>Name</w:t>
            </w:r>
            <w:r>
              <w:rPr>
                <w:rFonts w:ascii="Arial Narrow" w:hAnsi="Arial Narrow"/>
                <w:bCs/>
              </w:rPr>
              <w:t>:</w:t>
            </w:r>
          </w:p>
          <w:p w14:paraId="0B62CFA9" w14:textId="77777777" w:rsidR="008926CD" w:rsidRPr="00A6162C" w:rsidRDefault="008926CD" w:rsidP="00293040">
            <w:pPr>
              <w:spacing w:after="0" w:line="240" w:lineRule="auto"/>
              <w:rPr>
                <w:rFonts w:ascii="Arial Narrow" w:hAnsi="Arial Narrow"/>
                <w:bCs/>
              </w:rPr>
            </w:pPr>
          </w:p>
        </w:tc>
      </w:tr>
      <w:tr w:rsidR="008926CD" w:rsidRPr="00A6162C" w14:paraId="0B62CFAE" w14:textId="77777777" w:rsidTr="00293040">
        <w:trPr>
          <w:trHeight w:val="720"/>
        </w:trPr>
        <w:tc>
          <w:tcPr>
            <w:tcW w:w="5418" w:type="dxa"/>
          </w:tcPr>
          <w:p w14:paraId="0B62CFAB" w14:textId="77777777" w:rsidR="008926CD" w:rsidRPr="00A6162C" w:rsidRDefault="008926CD" w:rsidP="00293040">
            <w:pPr>
              <w:spacing w:after="0" w:line="240" w:lineRule="auto"/>
              <w:rPr>
                <w:rFonts w:ascii="Arial Narrow" w:hAnsi="Arial Narrow"/>
                <w:bCs/>
              </w:rPr>
            </w:pPr>
            <w:r w:rsidRPr="00A6162C">
              <w:rPr>
                <w:rFonts w:ascii="Arial Narrow" w:hAnsi="Arial Narrow"/>
                <w:bCs/>
              </w:rPr>
              <w:t>Address</w:t>
            </w:r>
            <w:r>
              <w:rPr>
                <w:rFonts w:ascii="Arial Narrow" w:hAnsi="Arial Narrow"/>
                <w:bCs/>
              </w:rPr>
              <w:t>:</w:t>
            </w:r>
          </w:p>
          <w:p w14:paraId="0B62CFAC" w14:textId="77777777" w:rsidR="008926CD" w:rsidRPr="00A6162C" w:rsidRDefault="008926CD" w:rsidP="00293040">
            <w:pPr>
              <w:spacing w:after="0" w:line="240" w:lineRule="auto"/>
              <w:rPr>
                <w:rFonts w:ascii="Arial Narrow" w:hAnsi="Arial Narrow"/>
                <w:bCs/>
              </w:rPr>
            </w:pPr>
          </w:p>
        </w:tc>
        <w:tc>
          <w:tcPr>
            <w:tcW w:w="3932" w:type="dxa"/>
          </w:tcPr>
          <w:p w14:paraId="0B62CFAD" w14:textId="77777777" w:rsidR="008926CD" w:rsidRPr="00A6162C" w:rsidRDefault="008926CD" w:rsidP="00293040">
            <w:pPr>
              <w:spacing w:after="0" w:line="240" w:lineRule="auto"/>
              <w:rPr>
                <w:rFonts w:ascii="Arial Narrow" w:hAnsi="Arial Narrow"/>
                <w:bCs/>
              </w:rPr>
            </w:pPr>
            <w:r w:rsidRPr="00A6162C">
              <w:rPr>
                <w:rFonts w:ascii="Arial Narrow" w:hAnsi="Arial Narrow"/>
                <w:bCs/>
              </w:rPr>
              <w:t>Title</w:t>
            </w:r>
            <w:r>
              <w:rPr>
                <w:rFonts w:ascii="Arial Narrow" w:hAnsi="Arial Narrow"/>
                <w:bCs/>
              </w:rPr>
              <w:t>:</w:t>
            </w:r>
          </w:p>
        </w:tc>
      </w:tr>
      <w:tr w:rsidR="008926CD" w:rsidRPr="00A6162C" w14:paraId="0B62CFB2" w14:textId="77777777" w:rsidTr="00293040">
        <w:trPr>
          <w:trHeight w:val="720"/>
        </w:trPr>
        <w:tc>
          <w:tcPr>
            <w:tcW w:w="5418" w:type="dxa"/>
          </w:tcPr>
          <w:p w14:paraId="0B62CFAF" w14:textId="77777777" w:rsidR="008926CD" w:rsidRPr="00A6162C" w:rsidRDefault="008926CD" w:rsidP="00293040">
            <w:pPr>
              <w:spacing w:after="0" w:line="240" w:lineRule="auto"/>
              <w:rPr>
                <w:rFonts w:ascii="Arial Narrow" w:hAnsi="Arial Narrow"/>
                <w:bCs/>
              </w:rPr>
            </w:pPr>
            <w:r w:rsidRPr="00A6162C">
              <w:rPr>
                <w:rFonts w:ascii="Arial Narrow" w:hAnsi="Arial Narrow"/>
                <w:bCs/>
              </w:rPr>
              <w:t>City</w:t>
            </w:r>
            <w:r>
              <w:rPr>
                <w:rFonts w:ascii="Arial Narrow" w:hAnsi="Arial Narrow"/>
                <w:bCs/>
              </w:rPr>
              <w:t>:</w:t>
            </w:r>
            <w:r w:rsidRPr="00A6162C">
              <w:rPr>
                <w:rFonts w:ascii="Arial Narrow" w:hAnsi="Arial Narrow"/>
                <w:bCs/>
              </w:rPr>
              <w:t xml:space="preserve">                                   State</w:t>
            </w:r>
            <w:r>
              <w:rPr>
                <w:rFonts w:ascii="Arial Narrow" w:hAnsi="Arial Narrow"/>
                <w:bCs/>
              </w:rPr>
              <w:t>:</w:t>
            </w:r>
            <w:r w:rsidRPr="00A6162C">
              <w:rPr>
                <w:rFonts w:ascii="Arial Narrow" w:hAnsi="Arial Narrow"/>
                <w:bCs/>
              </w:rPr>
              <w:t xml:space="preserve">                             Zip</w:t>
            </w:r>
            <w:r>
              <w:rPr>
                <w:rFonts w:ascii="Arial Narrow" w:hAnsi="Arial Narrow"/>
                <w:bCs/>
              </w:rPr>
              <w:t>:</w:t>
            </w:r>
          </w:p>
        </w:tc>
        <w:tc>
          <w:tcPr>
            <w:tcW w:w="3932" w:type="dxa"/>
          </w:tcPr>
          <w:p w14:paraId="0B62CFB0" w14:textId="77777777" w:rsidR="008926CD" w:rsidRPr="00A6162C" w:rsidRDefault="008926CD" w:rsidP="00293040">
            <w:pPr>
              <w:spacing w:after="0" w:line="240" w:lineRule="auto"/>
              <w:rPr>
                <w:rFonts w:ascii="Arial Narrow" w:hAnsi="Arial Narrow"/>
                <w:bCs/>
              </w:rPr>
            </w:pPr>
            <w:r w:rsidRPr="00A6162C">
              <w:rPr>
                <w:rFonts w:ascii="Arial Narrow" w:hAnsi="Arial Narrow"/>
                <w:bCs/>
              </w:rPr>
              <w:t>Phone</w:t>
            </w:r>
            <w:r>
              <w:rPr>
                <w:rFonts w:ascii="Arial Narrow" w:hAnsi="Arial Narrow"/>
                <w:bCs/>
              </w:rPr>
              <w:t>:</w:t>
            </w:r>
          </w:p>
          <w:p w14:paraId="0B62CFB1" w14:textId="77777777" w:rsidR="008926CD" w:rsidRPr="00A6162C" w:rsidRDefault="008926CD" w:rsidP="00293040">
            <w:pPr>
              <w:spacing w:after="0" w:line="240" w:lineRule="auto"/>
              <w:rPr>
                <w:rFonts w:ascii="Arial Narrow" w:hAnsi="Arial Narrow"/>
                <w:bCs/>
              </w:rPr>
            </w:pPr>
          </w:p>
        </w:tc>
      </w:tr>
      <w:tr w:rsidR="008926CD" w:rsidRPr="00A6162C" w14:paraId="0B62CFB6" w14:textId="77777777" w:rsidTr="00293040">
        <w:trPr>
          <w:trHeight w:val="720"/>
        </w:trPr>
        <w:tc>
          <w:tcPr>
            <w:tcW w:w="5418" w:type="dxa"/>
          </w:tcPr>
          <w:p w14:paraId="0B62CFB3" w14:textId="77777777" w:rsidR="008926CD" w:rsidRPr="008926CD" w:rsidRDefault="008926CD" w:rsidP="00293040">
            <w:pPr>
              <w:spacing w:after="0" w:line="240" w:lineRule="auto"/>
              <w:rPr>
                <w:rFonts w:ascii="Arial Narrow" w:hAnsi="Arial Narrow"/>
                <w:b/>
                <w:bCs/>
              </w:rPr>
            </w:pPr>
            <w:r w:rsidRPr="008926CD">
              <w:rPr>
                <w:rFonts w:ascii="Arial Narrow" w:hAnsi="Arial Narrow"/>
                <w:b/>
                <w:bCs/>
              </w:rPr>
              <w:t>*Signature of Authorized Person</w:t>
            </w:r>
          </w:p>
        </w:tc>
        <w:tc>
          <w:tcPr>
            <w:tcW w:w="3932" w:type="dxa"/>
          </w:tcPr>
          <w:p w14:paraId="0B62CFB4" w14:textId="77777777" w:rsidR="008926CD" w:rsidRPr="00A6162C" w:rsidRDefault="008926CD" w:rsidP="00293040">
            <w:pPr>
              <w:spacing w:after="0" w:line="240" w:lineRule="auto"/>
              <w:rPr>
                <w:rFonts w:ascii="Arial Narrow" w:hAnsi="Arial Narrow"/>
                <w:bCs/>
              </w:rPr>
            </w:pPr>
            <w:r w:rsidRPr="00A6162C">
              <w:rPr>
                <w:rFonts w:ascii="Arial Narrow" w:hAnsi="Arial Narrow"/>
                <w:bCs/>
              </w:rPr>
              <w:t>Fax</w:t>
            </w:r>
            <w:r>
              <w:rPr>
                <w:rFonts w:ascii="Arial Narrow" w:hAnsi="Arial Narrow"/>
                <w:bCs/>
              </w:rPr>
              <w:t>:</w:t>
            </w:r>
          </w:p>
          <w:p w14:paraId="0B62CFB5" w14:textId="77777777" w:rsidR="008926CD" w:rsidRPr="00A6162C" w:rsidRDefault="008926CD" w:rsidP="00293040">
            <w:pPr>
              <w:spacing w:after="0" w:line="240" w:lineRule="auto"/>
              <w:rPr>
                <w:rFonts w:ascii="Arial Narrow" w:hAnsi="Arial Narrow"/>
                <w:bCs/>
              </w:rPr>
            </w:pPr>
          </w:p>
        </w:tc>
      </w:tr>
      <w:tr w:rsidR="008926CD" w:rsidRPr="00A6162C" w14:paraId="0B62CFBA" w14:textId="77777777" w:rsidTr="00293040">
        <w:trPr>
          <w:trHeight w:val="720"/>
        </w:trPr>
        <w:tc>
          <w:tcPr>
            <w:tcW w:w="5418" w:type="dxa"/>
          </w:tcPr>
          <w:p w14:paraId="0B62CFB7" w14:textId="77777777" w:rsidR="008926CD" w:rsidRPr="00A6162C" w:rsidRDefault="008926CD" w:rsidP="00293040">
            <w:pPr>
              <w:spacing w:after="0" w:line="240" w:lineRule="auto"/>
              <w:rPr>
                <w:rFonts w:ascii="Arial Narrow" w:hAnsi="Arial Narrow"/>
                <w:bCs/>
              </w:rPr>
            </w:pPr>
            <w:r w:rsidRPr="00A6162C">
              <w:rPr>
                <w:rFonts w:ascii="Arial Narrow" w:hAnsi="Arial Narrow"/>
                <w:bCs/>
              </w:rPr>
              <w:t>Printed Name</w:t>
            </w:r>
          </w:p>
        </w:tc>
        <w:tc>
          <w:tcPr>
            <w:tcW w:w="3932" w:type="dxa"/>
          </w:tcPr>
          <w:p w14:paraId="0B62CFB8" w14:textId="77777777" w:rsidR="008926CD" w:rsidRPr="00A6162C" w:rsidRDefault="008926CD" w:rsidP="00293040">
            <w:pPr>
              <w:spacing w:after="0" w:line="240" w:lineRule="auto"/>
              <w:rPr>
                <w:rFonts w:ascii="Arial Narrow" w:hAnsi="Arial Narrow"/>
                <w:bCs/>
              </w:rPr>
            </w:pPr>
            <w:r w:rsidRPr="00A6162C">
              <w:rPr>
                <w:rFonts w:ascii="Arial Narrow" w:hAnsi="Arial Narrow"/>
                <w:bCs/>
              </w:rPr>
              <w:t>Email</w:t>
            </w:r>
            <w:r>
              <w:rPr>
                <w:rFonts w:ascii="Arial Narrow" w:hAnsi="Arial Narrow"/>
                <w:bCs/>
              </w:rPr>
              <w:t>:</w:t>
            </w:r>
          </w:p>
          <w:p w14:paraId="0B62CFB9" w14:textId="77777777" w:rsidR="008926CD" w:rsidRPr="00A6162C" w:rsidRDefault="008926CD" w:rsidP="00293040">
            <w:pPr>
              <w:spacing w:after="0" w:line="240" w:lineRule="auto"/>
              <w:rPr>
                <w:rFonts w:ascii="Arial Narrow" w:hAnsi="Arial Narrow"/>
                <w:bCs/>
              </w:rPr>
            </w:pPr>
          </w:p>
        </w:tc>
      </w:tr>
    </w:tbl>
    <w:p w14:paraId="0B62CFBB" w14:textId="77777777" w:rsidR="008926CD" w:rsidRDefault="008926CD" w:rsidP="008926CD">
      <w:pPr>
        <w:spacing w:after="0" w:line="240" w:lineRule="auto"/>
        <w:rPr>
          <w:rFonts w:ascii="Arial Narrow" w:hAnsi="Arial Narrow"/>
          <w:bCs/>
        </w:rPr>
      </w:pPr>
    </w:p>
    <w:p w14:paraId="0B62CFBC" w14:textId="77777777" w:rsidR="008926CD" w:rsidRPr="008926CD" w:rsidRDefault="008926CD" w:rsidP="008926CD">
      <w:pPr>
        <w:spacing w:after="0" w:line="240" w:lineRule="auto"/>
        <w:rPr>
          <w:rFonts w:ascii="Arial Narrow" w:hAnsi="Arial Narrow"/>
          <w:bCs/>
        </w:rPr>
      </w:pPr>
      <w:r>
        <w:rPr>
          <w:rFonts w:ascii="Arial Narrow" w:hAnsi="Arial Narrow"/>
          <w:bCs/>
        </w:rPr>
        <w:t xml:space="preserve">*Bid Form </w:t>
      </w:r>
      <w:r w:rsidRPr="008926CD">
        <w:rPr>
          <w:rFonts w:ascii="Arial Narrow" w:hAnsi="Arial Narrow"/>
          <w:b/>
          <w:bCs/>
          <w:u w:val="single"/>
        </w:rPr>
        <w:t>must</w:t>
      </w:r>
      <w:r w:rsidRPr="008926CD">
        <w:rPr>
          <w:rFonts w:ascii="Arial Narrow" w:hAnsi="Arial Narrow"/>
          <w:bCs/>
        </w:rPr>
        <w:t xml:space="preserve"> be signed by an authorized representative.</w:t>
      </w:r>
    </w:p>
    <w:p w14:paraId="0B62CFBD" w14:textId="77777777" w:rsidR="008926CD" w:rsidRPr="00876939" w:rsidRDefault="008926CD" w:rsidP="008926CD">
      <w:pPr>
        <w:pStyle w:val="PlainText"/>
        <w:rPr>
          <w:rFonts w:ascii="Arial Narrow" w:eastAsia="MS Mincho" w:hAnsi="Arial Narrow" w:cs="Arial"/>
          <w:sz w:val="22"/>
          <w:szCs w:val="22"/>
        </w:rPr>
      </w:pPr>
    </w:p>
    <w:p w14:paraId="0B62CFBE" w14:textId="77777777" w:rsidR="00E9746D" w:rsidRPr="009E5280" w:rsidRDefault="008926CD" w:rsidP="00E9746D">
      <w:pPr>
        <w:pStyle w:val="Heading3"/>
        <w:rPr>
          <w:lang w:val="en-US"/>
        </w:rPr>
      </w:pPr>
      <w:r>
        <w:rPr>
          <w:rFonts w:cs="Arial"/>
        </w:rPr>
        <w:br w:type="page"/>
      </w:r>
      <w:bookmarkStart w:id="183" w:name="_Toc220415623"/>
      <w:r w:rsidR="00E9746D">
        <w:rPr>
          <w:lang w:val="en-US"/>
        </w:rPr>
        <w:lastRenderedPageBreak/>
        <w:t>5</w:t>
      </w:r>
      <w:r w:rsidR="00E9746D">
        <w:t>.</w:t>
      </w:r>
      <w:r w:rsidR="00E9746D">
        <w:rPr>
          <w:lang w:val="en-US"/>
        </w:rPr>
        <w:t>3</w:t>
      </w:r>
      <w:r w:rsidR="00E9746D">
        <w:tab/>
      </w:r>
      <w:r w:rsidR="00E9746D">
        <w:rPr>
          <w:caps/>
          <w:lang w:val="en-US"/>
        </w:rPr>
        <w:t>pricing sheet and other pricing requirements</w:t>
      </w:r>
      <w:bookmarkEnd w:id="183"/>
      <w:r w:rsidR="00E9746D">
        <w:t xml:space="preserve"> </w:t>
      </w:r>
      <w:r w:rsidR="00E9746D" w:rsidRPr="00153A06">
        <w:t xml:space="preserve"> </w:t>
      </w:r>
    </w:p>
    <w:p w14:paraId="0B62CFBF" w14:textId="77777777" w:rsidR="00E9746D" w:rsidRPr="009E5280" w:rsidRDefault="00E9746D" w:rsidP="00E9746D">
      <w:pPr>
        <w:pStyle w:val="Heading4"/>
        <w:rPr>
          <w:i w:val="0"/>
        </w:rPr>
      </w:pPr>
      <w:r w:rsidRPr="009E5280">
        <w:rPr>
          <w:bCs w:val="0"/>
          <w:i w:val="0"/>
        </w:rPr>
        <w:t xml:space="preserve">Complete </w:t>
      </w:r>
      <w:r w:rsidRPr="009347BA">
        <w:rPr>
          <w:bCs w:val="0"/>
          <w:i w:val="0"/>
        </w:rPr>
        <w:t>APPENDIX A</w:t>
      </w:r>
      <w:r w:rsidRPr="009347BA">
        <w:rPr>
          <w:bCs w:val="0"/>
          <w:i w:val="0"/>
          <w:lang w:val="en-US"/>
        </w:rPr>
        <w:t xml:space="preserve"> (</w:t>
      </w:r>
      <w:r>
        <w:rPr>
          <w:bCs w:val="0"/>
          <w:i w:val="0"/>
          <w:lang w:val="en-US"/>
        </w:rPr>
        <w:t>Pricing Sheet)</w:t>
      </w:r>
      <w:r w:rsidRPr="009E5280">
        <w:rPr>
          <w:bCs w:val="0"/>
          <w:i w:val="0"/>
        </w:rPr>
        <w:t xml:space="preserve">, with the following considerations:  </w:t>
      </w:r>
    </w:p>
    <w:p w14:paraId="0B62CFC0" w14:textId="77777777" w:rsidR="00E9746D" w:rsidRPr="00153A06" w:rsidRDefault="00E9746D" w:rsidP="00FC4FDB">
      <w:pPr>
        <w:autoSpaceDE w:val="0"/>
        <w:autoSpaceDN w:val="0"/>
        <w:adjustRightInd w:val="0"/>
        <w:spacing w:after="0" w:line="240" w:lineRule="auto"/>
        <w:jc w:val="both"/>
        <w:rPr>
          <w:rFonts w:ascii="Arial Narrow" w:hAnsi="Arial Narrow"/>
          <w:b/>
          <w:bCs/>
        </w:rPr>
      </w:pPr>
    </w:p>
    <w:p w14:paraId="0B62CFC1" w14:textId="77777777" w:rsidR="00E9746D" w:rsidRPr="00153A06" w:rsidRDefault="00E9746D" w:rsidP="00FC4FDB">
      <w:pPr>
        <w:pStyle w:val="Heading4"/>
        <w:jc w:val="both"/>
        <w:rPr>
          <w:b/>
        </w:rPr>
      </w:pPr>
      <w:r>
        <w:rPr>
          <w:lang w:val="en-US"/>
        </w:rPr>
        <w:t>5.3.1</w:t>
      </w:r>
      <w:r>
        <w:tab/>
      </w:r>
      <w:r w:rsidRPr="00153A06">
        <w:t>Tax Excluded from Price</w:t>
      </w:r>
    </w:p>
    <w:p w14:paraId="0B62CFC2" w14:textId="77777777" w:rsidR="00E9746D" w:rsidRPr="00153A06" w:rsidRDefault="00E9746D" w:rsidP="00FC4FDB">
      <w:pPr>
        <w:spacing w:after="0" w:line="240" w:lineRule="auto"/>
        <w:ind w:left="1440"/>
        <w:jc w:val="both"/>
        <w:rPr>
          <w:rFonts w:ascii="Arial Narrow" w:eastAsia="Times" w:hAnsi="Arial Narrow"/>
          <w:b/>
          <w:i/>
          <w:iCs/>
          <w:snapToGrid w:val="0"/>
        </w:rPr>
      </w:pPr>
      <w:r w:rsidRPr="00A6162C">
        <w:rPr>
          <w:rFonts w:ascii="Arial Narrow" w:eastAsia="Times" w:hAnsi="Arial Narrow" w:cs="Calibri"/>
          <w:bCs/>
        </w:rPr>
        <w:t>(a) Sales Tax: Wayne County and local units of government are exempt from sales tax for</w:t>
      </w:r>
      <w:r w:rsidR="00615EE6">
        <w:rPr>
          <w:rFonts w:ascii="Arial Narrow" w:eastAsia="Times" w:hAnsi="Arial Narrow" w:cs="Calibri"/>
          <w:bCs/>
        </w:rPr>
        <w:t xml:space="preserve"> direct purchases.  The </w:t>
      </w:r>
      <w:r w:rsidR="003D7743">
        <w:rPr>
          <w:rFonts w:ascii="Arial Narrow" w:eastAsia="Times" w:hAnsi="Arial Narrow" w:cs="Calibri"/>
          <w:bCs/>
        </w:rPr>
        <w:t>Bidder</w:t>
      </w:r>
      <w:r w:rsidRPr="00A6162C">
        <w:rPr>
          <w:rFonts w:ascii="Arial Narrow" w:eastAsia="Times" w:hAnsi="Arial Narrow" w:cs="Calibri"/>
          <w:bCs/>
        </w:rPr>
        <w:t xml:space="preserve">'s prices must not include sales tax.  </w:t>
      </w:r>
    </w:p>
    <w:p w14:paraId="0B62CFC3" w14:textId="77777777" w:rsidR="00E9746D" w:rsidRPr="00A6162C" w:rsidRDefault="00E9746D" w:rsidP="00FC4FDB">
      <w:pPr>
        <w:spacing w:after="0" w:line="240" w:lineRule="auto"/>
        <w:ind w:left="1440"/>
        <w:jc w:val="both"/>
        <w:rPr>
          <w:rFonts w:ascii="Arial Narrow" w:eastAsia="Times" w:hAnsi="Arial Narrow" w:cs="Calibri"/>
          <w:bCs/>
        </w:rPr>
      </w:pPr>
    </w:p>
    <w:p w14:paraId="0B62CFC4" w14:textId="77777777" w:rsidR="00E9746D" w:rsidRPr="00153A06" w:rsidRDefault="00E9746D" w:rsidP="00FC4FDB">
      <w:pPr>
        <w:spacing w:after="0" w:line="240" w:lineRule="auto"/>
        <w:ind w:left="1440"/>
        <w:jc w:val="both"/>
        <w:rPr>
          <w:rFonts w:ascii="Arial Narrow" w:eastAsia="Times" w:hAnsi="Arial Narrow"/>
          <w:b/>
          <w:bCs/>
        </w:rPr>
      </w:pPr>
      <w:r w:rsidRPr="00A6162C">
        <w:rPr>
          <w:rFonts w:ascii="Arial Narrow" w:eastAsia="Times" w:hAnsi="Arial Narrow" w:cs="Calibri"/>
          <w:bCs/>
        </w:rPr>
        <w:t>(b) Federal Excise Tax: Wayne County may be exempt from Federal Excise Tax, or the taxes may be reimbursable, if articles purchased under any resulting Contract are used for</w:t>
      </w:r>
      <w:r w:rsidR="00615EE6">
        <w:rPr>
          <w:rFonts w:ascii="Arial Narrow" w:eastAsia="Times" w:hAnsi="Arial Narrow" w:cs="Calibri"/>
          <w:bCs/>
        </w:rPr>
        <w:t xml:space="preserve"> Wayne County's exclusive use. </w:t>
      </w:r>
      <w:r w:rsidRPr="00A6162C">
        <w:rPr>
          <w:rFonts w:ascii="Arial Narrow" w:eastAsia="Times" w:hAnsi="Arial Narrow" w:cs="Calibri"/>
          <w:bCs/>
        </w:rPr>
        <w:t>Certificates showing exclusive use for the purposes of substantiating a tax-free, or tax-reimbursable s</w:t>
      </w:r>
      <w:r w:rsidR="00615EE6">
        <w:rPr>
          <w:rFonts w:ascii="Arial Narrow" w:eastAsia="Times" w:hAnsi="Arial Narrow" w:cs="Calibri"/>
          <w:bCs/>
        </w:rPr>
        <w:t xml:space="preserve">ale will be sent upon request. </w:t>
      </w:r>
      <w:r w:rsidRPr="00A6162C">
        <w:rPr>
          <w:rFonts w:ascii="Arial Narrow" w:eastAsia="Times" w:hAnsi="Arial Narrow" w:cs="Calibri"/>
          <w:bCs/>
        </w:rPr>
        <w:t>If a sale is tax exempt or tax reimbursable under the Int</w:t>
      </w:r>
      <w:r w:rsidR="00615EE6">
        <w:rPr>
          <w:rFonts w:ascii="Arial Narrow" w:eastAsia="Times" w:hAnsi="Arial Narrow" w:cs="Calibri"/>
          <w:bCs/>
        </w:rPr>
        <w:t xml:space="preserve">ernal Revenue Code, the </w:t>
      </w:r>
      <w:r w:rsidR="003D7743">
        <w:rPr>
          <w:rFonts w:ascii="Arial Narrow" w:eastAsia="Times" w:hAnsi="Arial Narrow" w:cs="Calibri"/>
          <w:bCs/>
        </w:rPr>
        <w:t>Bidder</w:t>
      </w:r>
      <w:r w:rsidRPr="00A6162C">
        <w:rPr>
          <w:rFonts w:ascii="Arial Narrow" w:eastAsia="Times" w:hAnsi="Arial Narrow" w:cs="Calibri"/>
          <w:bCs/>
        </w:rPr>
        <w:t>'s prices must not include the Federal Excise Tax.</w:t>
      </w:r>
    </w:p>
    <w:p w14:paraId="0B62CFC5" w14:textId="77777777" w:rsidR="00E9746D" w:rsidRDefault="00E9746D" w:rsidP="00FC4FDB">
      <w:pPr>
        <w:spacing w:after="0"/>
        <w:jc w:val="both"/>
        <w:rPr>
          <w:snapToGrid w:val="0"/>
        </w:rPr>
      </w:pPr>
    </w:p>
    <w:p w14:paraId="0B62CFC6" w14:textId="77777777" w:rsidR="00E9746D" w:rsidRPr="00153A06" w:rsidRDefault="00E9746D" w:rsidP="00FC4FDB">
      <w:pPr>
        <w:pStyle w:val="Heading4"/>
        <w:jc w:val="both"/>
        <w:rPr>
          <w:rFonts w:eastAsia="Times"/>
          <w:b/>
        </w:rPr>
      </w:pPr>
      <w:r>
        <w:rPr>
          <w:lang w:val="en-US"/>
        </w:rPr>
        <w:t>5.3.2</w:t>
      </w:r>
      <w:r>
        <w:tab/>
      </w:r>
      <w:r w:rsidRPr="00153A06">
        <w:t>Special Incentives</w:t>
      </w:r>
    </w:p>
    <w:p w14:paraId="0B62CFC7" w14:textId="3C6859BA" w:rsidR="00E9746D" w:rsidRDefault="00E9746D" w:rsidP="00FC4FDB">
      <w:pPr>
        <w:tabs>
          <w:tab w:val="left" w:pos="360"/>
        </w:tabs>
        <w:spacing w:after="0" w:line="240" w:lineRule="auto"/>
        <w:ind w:left="1440" w:right="-36"/>
        <w:jc w:val="both"/>
        <w:rPr>
          <w:rFonts w:ascii="Arial Narrow" w:hAnsi="Arial Narrow"/>
          <w:bCs/>
        </w:rPr>
      </w:pPr>
      <w:r>
        <w:rPr>
          <w:rFonts w:ascii="Arial Narrow" w:hAnsi="Arial Narrow"/>
          <w:bCs/>
        </w:rPr>
        <w:t>Wayne County</w:t>
      </w:r>
      <w:r w:rsidRPr="00153A06">
        <w:rPr>
          <w:rFonts w:ascii="Arial Narrow" w:hAnsi="Arial Narrow"/>
          <w:bCs/>
        </w:rPr>
        <w:t xml:space="preserve"> is interested in any other special programs and alternative recommendations that </w:t>
      </w:r>
      <w:r w:rsidR="000519D3">
        <w:rPr>
          <w:rFonts w:ascii="Arial Narrow" w:hAnsi="Arial Narrow"/>
          <w:bCs/>
        </w:rPr>
        <w:t>b</w:t>
      </w:r>
      <w:r w:rsidR="003D7743">
        <w:rPr>
          <w:rFonts w:ascii="Arial Narrow" w:hAnsi="Arial Narrow"/>
          <w:bCs/>
        </w:rPr>
        <w:t>idder</w:t>
      </w:r>
      <w:r w:rsidR="00615EE6">
        <w:rPr>
          <w:rFonts w:ascii="Arial Narrow" w:hAnsi="Arial Narrow"/>
          <w:bCs/>
        </w:rPr>
        <w:t xml:space="preserve">s may have. </w:t>
      </w:r>
      <w:r w:rsidRPr="00153A06">
        <w:rPr>
          <w:rFonts w:ascii="Arial Narrow" w:hAnsi="Arial Narrow"/>
          <w:bCs/>
        </w:rPr>
        <w:t>Please discuss these programs, such as customer employee retail discounts, return policies, trade-in programs allowing the return of new product not needed, quantity discounts, green product offerin</w:t>
      </w:r>
      <w:r w:rsidR="00615EE6">
        <w:rPr>
          <w:rFonts w:ascii="Arial Narrow" w:hAnsi="Arial Narrow"/>
          <w:bCs/>
        </w:rPr>
        <w:t xml:space="preserve">g, Michigan made products. </w:t>
      </w:r>
      <w:r>
        <w:rPr>
          <w:rFonts w:ascii="Arial Narrow" w:hAnsi="Arial Narrow"/>
          <w:bCs/>
        </w:rPr>
        <w:t>For contracts designated to be extended to other schools, municipalities and counties it is expected that Wayne County will see an offer for administrative fees and rebates to assist in the operation of this consortium.</w:t>
      </w:r>
    </w:p>
    <w:p w14:paraId="0B62CFC8" w14:textId="77777777" w:rsidR="00E9746D" w:rsidRDefault="00E9746D" w:rsidP="00FC4FDB">
      <w:pPr>
        <w:spacing w:after="0" w:line="240" w:lineRule="auto"/>
        <w:jc w:val="both"/>
        <w:rPr>
          <w:rFonts w:ascii="Arial Narrow" w:hAnsi="Arial Narrow"/>
        </w:rPr>
      </w:pPr>
    </w:p>
    <w:p w14:paraId="0B62CFC9" w14:textId="77777777" w:rsidR="00E9746D" w:rsidRPr="00717E39" w:rsidRDefault="00E9746D" w:rsidP="00FC4FDB">
      <w:pPr>
        <w:pStyle w:val="Heading4"/>
        <w:jc w:val="both"/>
        <w:rPr>
          <w:rFonts w:eastAsia="Verdana"/>
        </w:rPr>
      </w:pPr>
      <w:r>
        <w:rPr>
          <w:rFonts w:eastAsia="Verdana"/>
          <w:lang w:val="en-US"/>
        </w:rPr>
        <w:t>5.3.3</w:t>
      </w:r>
      <w:r>
        <w:rPr>
          <w:rFonts w:eastAsia="Verdana"/>
        </w:rPr>
        <w:tab/>
        <w:t xml:space="preserve">Price </w:t>
      </w:r>
      <w:r>
        <w:rPr>
          <w:rFonts w:eastAsia="Verdana"/>
          <w:lang w:val="en-US"/>
        </w:rPr>
        <w:t xml:space="preserve">Stability </w:t>
      </w:r>
      <w:r>
        <w:rPr>
          <w:rFonts w:eastAsia="Verdana"/>
        </w:rPr>
        <w:t>Guarantee</w:t>
      </w:r>
    </w:p>
    <w:p w14:paraId="6391671F" w14:textId="77777777" w:rsidR="00D956AA" w:rsidRDefault="00D956AA" w:rsidP="00D956AA">
      <w:pPr>
        <w:spacing w:after="0" w:line="240" w:lineRule="auto"/>
        <w:ind w:left="1440" w:right="216"/>
        <w:jc w:val="both"/>
        <w:textAlignment w:val="baseline"/>
        <w:rPr>
          <w:rStyle w:val="Hyperlink"/>
          <w:rFonts w:ascii="Arial Narrow" w:hAnsi="Arial Narrow"/>
          <w:color w:val="FF0000"/>
          <w:u w:val="none"/>
        </w:rPr>
      </w:pPr>
    </w:p>
    <w:p w14:paraId="25E52E8F" w14:textId="4EB5B018" w:rsidR="00D956AA" w:rsidRPr="009347BA" w:rsidRDefault="009347BA" w:rsidP="00D956AA">
      <w:pPr>
        <w:spacing w:after="0" w:line="240" w:lineRule="auto"/>
        <w:ind w:left="1440" w:right="216"/>
        <w:jc w:val="both"/>
        <w:textAlignment w:val="baseline"/>
        <w:rPr>
          <w:rFonts w:ascii="Arial Narrow" w:hAnsi="Arial Narrow"/>
          <w:bCs/>
        </w:rPr>
      </w:pPr>
      <w:r w:rsidRPr="009347BA">
        <w:rPr>
          <w:rFonts w:ascii="Arial Narrow" w:hAnsi="Arial Narrow"/>
          <w:bCs/>
        </w:rPr>
        <w:t>F</w:t>
      </w:r>
      <w:r w:rsidR="00D956AA" w:rsidRPr="009347BA">
        <w:rPr>
          <w:rFonts w:ascii="Arial Narrow" w:hAnsi="Arial Narrow"/>
          <w:bCs/>
        </w:rPr>
        <w:t>or the entire term of the Agreement, the Contractor must guarantee to provide the goods/services at the rates outlined in the bid submission.</w:t>
      </w:r>
    </w:p>
    <w:p w14:paraId="4E41B768" w14:textId="77777777" w:rsidR="00D956AA" w:rsidRPr="00D956AA" w:rsidRDefault="00D956AA" w:rsidP="00D956AA">
      <w:pPr>
        <w:spacing w:after="0" w:line="240" w:lineRule="auto"/>
        <w:ind w:left="1440" w:right="216"/>
        <w:jc w:val="both"/>
        <w:textAlignment w:val="baseline"/>
        <w:rPr>
          <w:rFonts w:ascii="Arial Narrow" w:hAnsi="Arial Narrow"/>
          <w:bCs/>
          <w:color w:val="FF0000"/>
        </w:rPr>
      </w:pPr>
    </w:p>
    <w:p w14:paraId="0B62CFCB" w14:textId="77777777" w:rsidR="00E9746D" w:rsidRPr="006B758F" w:rsidRDefault="00E9746D" w:rsidP="00FC4FDB">
      <w:pPr>
        <w:spacing w:after="0" w:line="240" w:lineRule="auto"/>
        <w:ind w:right="216"/>
        <w:jc w:val="both"/>
        <w:textAlignment w:val="baseline"/>
        <w:rPr>
          <w:rFonts w:ascii="Arial Narrow" w:hAnsi="Arial Narrow"/>
          <w:bCs/>
        </w:rPr>
      </w:pPr>
    </w:p>
    <w:p w14:paraId="0B62CFCC" w14:textId="77777777" w:rsidR="00E9746D" w:rsidRPr="000E356F" w:rsidRDefault="00E9746D" w:rsidP="00FC4FDB">
      <w:pPr>
        <w:pStyle w:val="Heading4"/>
        <w:jc w:val="both"/>
        <w:rPr>
          <w:rFonts w:eastAsia="Verdana"/>
        </w:rPr>
      </w:pPr>
      <w:r>
        <w:rPr>
          <w:rFonts w:eastAsia="Verdana"/>
          <w:lang w:val="en-US"/>
        </w:rPr>
        <w:t>5.3.4</w:t>
      </w:r>
      <w:r w:rsidRPr="000E356F">
        <w:rPr>
          <w:rFonts w:eastAsia="Verdana"/>
        </w:rPr>
        <w:tab/>
        <w:t>Bid Pricing</w:t>
      </w:r>
    </w:p>
    <w:p w14:paraId="0B62CFCD" w14:textId="77777777" w:rsidR="00E9746D" w:rsidRDefault="00E9746D" w:rsidP="00FC4FDB">
      <w:pPr>
        <w:ind w:left="1440"/>
        <w:jc w:val="both"/>
        <w:rPr>
          <w:rFonts w:ascii="Arial Narrow" w:hAnsi="Arial Narrow"/>
        </w:rPr>
      </w:pPr>
      <w:r w:rsidRPr="000E356F">
        <w:rPr>
          <w:rFonts w:ascii="Arial Narrow" w:hAnsi="Arial Narrow"/>
        </w:rPr>
        <w:t>Bid pricing must reflect Net 45 payment terms.</w:t>
      </w:r>
    </w:p>
    <w:p w14:paraId="0B62CFCE" w14:textId="77777777" w:rsidR="00E9746D" w:rsidRPr="000E356F" w:rsidRDefault="00E9746D" w:rsidP="00E9746D">
      <w:pPr>
        <w:ind w:firstLine="720"/>
        <w:rPr>
          <w:rFonts w:ascii="Arial Narrow" w:hAnsi="Arial Narrow"/>
        </w:rPr>
      </w:pPr>
    </w:p>
    <w:p w14:paraId="0B62CFD0" w14:textId="3EEAEE48" w:rsidR="003E3AB5" w:rsidRPr="00471755" w:rsidRDefault="00E9746D" w:rsidP="002F04DA">
      <w:pPr>
        <w:pStyle w:val="Heading3"/>
        <w:rPr>
          <w:color w:val="FF0000"/>
        </w:rPr>
      </w:pPr>
      <w:bookmarkStart w:id="184" w:name="_Toc220415624"/>
      <w:r>
        <w:rPr>
          <w:lang w:val="en-US"/>
        </w:rPr>
        <w:t>5</w:t>
      </w:r>
      <w:r>
        <w:t>.</w:t>
      </w:r>
      <w:r>
        <w:rPr>
          <w:lang w:val="en-US"/>
        </w:rPr>
        <w:t>4</w:t>
      </w:r>
      <w:r>
        <w:rPr>
          <w:lang w:val="en-US"/>
        </w:rPr>
        <w:tab/>
        <w:t>BID</w:t>
      </w:r>
      <w:r>
        <w:rPr>
          <w:caps/>
          <w:lang w:val="en-US"/>
        </w:rPr>
        <w:t xml:space="preserve"> GuaranTEE/Bid BOND</w:t>
      </w:r>
      <w:bookmarkStart w:id="185" w:name="_Toc500940697"/>
      <w:bookmarkStart w:id="186" w:name="_Toc500941890"/>
      <w:bookmarkStart w:id="187" w:name="_Toc500942269"/>
      <w:bookmarkEnd w:id="184"/>
      <w:r w:rsidR="003E3AB5" w:rsidRPr="00471755">
        <w:rPr>
          <w:color w:val="FF0000"/>
        </w:rPr>
        <w:t xml:space="preserve"> </w:t>
      </w:r>
      <w:bookmarkEnd w:id="185"/>
      <w:bookmarkEnd w:id="186"/>
      <w:bookmarkEnd w:id="187"/>
    </w:p>
    <w:p w14:paraId="0B62CFD1" w14:textId="48A57500" w:rsidR="00E9746D" w:rsidRPr="002D5084" w:rsidRDefault="00E9746D" w:rsidP="00395A0D">
      <w:pPr>
        <w:pStyle w:val="BodyText"/>
        <w:tabs>
          <w:tab w:val="left" w:pos="1800"/>
        </w:tabs>
        <w:ind w:left="720"/>
        <w:jc w:val="both"/>
        <w:rPr>
          <w:rFonts w:ascii="Arial Narrow" w:hAnsi="Arial Narrow" w:cs="Arial"/>
          <w:sz w:val="22"/>
          <w:szCs w:val="22"/>
        </w:rPr>
      </w:pPr>
      <w:r w:rsidRPr="002D5084">
        <w:rPr>
          <w:rFonts w:ascii="Arial Narrow" w:hAnsi="Arial Narrow" w:cs="Arial"/>
          <w:sz w:val="22"/>
          <w:szCs w:val="22"/>
        </w:rPr>
        <w:t xml:space="preserve">A </w:t>
      </w:r>
      <w:r w:rsidR="009F49D6">
        <w:rPr>
          <w:rFonts w:ascii="Arial Narrow" w:hAnsi="Arial Narrow" w:cs="Arial"/>
          <w:sz w:val="22"/>
          <w:szCs w:val="22"/>
          <w:lang w:val="en-US"/>
        </w:rPr>
        <w:t>b</w:t>
      </w:r>
      <w:r w:rsidR="00926D2F">
        <w:rPr>
          <w:rFonts w:ascii="Arial Narrow" w:hAnsi="Arial Narrow" w:cs="Arial"/>
          <w:sz w:val="22"/>
          <w:szCs w:val="22"/>
        </w:rPr>
        <w:t>id</w:t>
      </w:r>
      <w:r w:rsidRPr="002D5084">
        <w:rPr>
          <w:rFonts w:ascii="Arial Narrow" w:hAnsi="Arial Narrow" w:cs="Arial"/>
          <w:sz w:val="22"/>
          <w:szCs w:val="22"/>
        </w:rPr>
        <w:t xml:space="preserve"> </w:t>
      </w:r>
      <w:r w:rsidR="009F49D6">
        <w:rPr>
          <w:rFonts w:ascii="Arial Narrow" w:hAnsi="Arial Narrow" w:cs="Arial"/>
          <w:sz w:val="22"/>
          <w:szCs w:val="22"/>
          <w:lang w:val="en-US"/>
        </w:rPr>
        <w:t>g</w:t>
      </w:r>
      <w:r w:rsidRPr="002D5084">
        <w:rPr>
          <w:rFonts w:ascii="Arial Narrow" w:hAnsi="Arial Narrow" w:cs="Arial"/>
          <w:sz w:val="22"/>
          <w:szCs w:val="22"/>
        </w:rPr>
        <w:t xml:space="preserve">uarantee, in the form of a </w:t>
      </w:r>
      <w:r>
        <w:rPr>
          <w:rFonts w:ascii="Arial Narrow" w:hAnsi="Arial Narrow" w:cs="Arial"/>
          <w:sz w:val="22"/>
          <w:szCs w:val="22"/>
        </w:rPr>
        <w:t>bid bond</w:t>
      </w:r>
      <w:r w:rsidRPr="002D5084">
        <w:rPr>
          <w:rFonts w:ascii="Arial Narrow" w:hAnsi="Arial Narrow" w:cs="Arial"/>
          <w:sz w:val="22"/>
          <w:szCs w:val="22"/>
        </w:rPr>
        <w:t xml:space="preserve"> in the amount of 5% of the total price of the </w:t>
      </w:r>
      <w:r w:rsidR="00926D2F">
        <w:rPr>
          <w:rFonts w:ascii="Arial Narrow" w:hAnsi="Arial Narrow" w:cs="Arial"/>
          <w:sz w:val="22"/>
          <w:szCs w:val="22"/>
        </w:rPr>
        <w:t>Bid</w:t>
      </w:r>
      <w:r w:rsidRPr="002D5084">
        <w:rPr>
          <w:rFonts w:ascii="Arial Narrow" w:hAnsi="Arial Narrow" w:cs="Arial"/>
          <w:sz w:val="22"/>
          <w:szCs w:val="22"/>
        </w:rPr>
        <w:t xml:space="preserve">, must be submitted with the </w:t>
      </w:r>
      <w:r w:rsidR="00926D2F">
        <w:rPr>
          <w:rFonts w:ascii="Arial Narrow" w:hAnsi="Arial Narrow" w:cs="Arial"/>
          <w:sz w:val="22"/>
          <w:szCs w:val="22"/>
        </w:rPr>
        <w:t>Bid</w:t>
      </w:r>
      <w:r w:rsidRPr="002D5084">
        <w:rPr>
          <w:rFonts w:ascii="Arial Narrow" w:hAnsi="Arial Narrow" w:cs="Arial"/>
          <w:sz w:val="22"/>
          <w:szCs w:val="22"/>
        </w:rPr>
        <w:t xml:space="preserve">.  A </w:t>
      </w:r>
      <w:r w:rsidR="00926D2F">
        <w:rPr>
          <w:rFonts w:ascii="Arial Narrow" w:hAnsi="Arial Narrow" w:cs="Arial"/>
          <w:sz w:val="22"/>
          <w:szCs w:val="22"/>
        </w:rPr>
        <w:t>Bid</w:t>
      </w:r>
      <w:r w:rsidRPr="002D5084">
        <w:rPr>
          <w:rFonts w:ascii="Arial Narrow" w:hAnsi="Arial Narrow" w:cs="Arial"/>
          <w:sz w:val="22"/>
          <w:szCs w:val="22"/>
        </w:rPr>
        <w:t xml:space="preserve"> guarantee is a guarantee that the </w:t>
      </w:r>
      <w:r w:rsidR="003D7743">
        <w:rPr>
          <w:rFonts w:ascii="Arial Narrow" w:hAnsi="Arial Narrow" w:cs="Arial"/>
          <w:sz w:val="22"/>
          <w:szCs w:val="22"/>
        </w:rPr>
        <w:t>Bidder</w:t>
      </w:r>
      <w:r w:rsidRPr="002D5084">
        <w:rPr>
          <w:rFonts w:ascii="Arial Narrow" w:hAnsi="Arial Narrow" w:cs="Arial"/>
          <w:sz w:val="22"/>
          <w:szCs w:val="22"/>
        </w:rPr>
        <w:t xml:space="preserve"> will enter into a contract for the work </w:t>
      </w:r>
      <w:r w:rsidR="00DF4AA6">
        <w:rPr>
          <w:rFonts w:ascii="Arial Narrow" w:hAnsi="Arial Narrow" w:cs="Arial"/>
          <w:sz w:val="22"/>
          <w:szCs w:val="22"/>
        </w:rPr>
        <w:t>i</w:t>
      </w:r>
      <w:r w:rsidR="00DF4AA6" w:rsidRPr="002D5084">
        <w:rPr>
          <w:rFonts w:ascii="Arial Narrow" w:hAnsi="Arial Narrow" w:cs="Arial"/>
          <w:sz w:val="22"/>
          <w:szCs w:val="22"/>
        </w:rPr>
        <w:t xml:space="preserve">f </w:t>
      </w:r>
      <w:r w:rsidRPr="002D5084">
        <w:rPr>
          <w:rFonts w:ascii="Arial Narrow" w:hAnsi="Arial Narrow" w:cs="Arial"/>
          <w:sz w:val="22"/>
          <w:szCs w:val="22"/>
        </w:rPr>
        <w:t xml:space="preserve">the </w:t>
      </w:r>
      <w:r w:rsidR="00926D2F">
        <w:rPr>
          <w:rFonts w:ascii="Arial Narrow" w:hAnsi="Arial Narrow" w:cs="Arial"/>
          <w:sz w:val="22"/>
          <w:szCs w:val="22"/>
        </w:rPr>
        <w:t>Bid</w:t>
      </w:r>
      <w:r w:rsidRPr="002D5084">
        <w:rPr>
          <w:rFonts w:ascii="Arial Narrow" w:hAnsi="Arial Narrow" w:cs="Arial"/>
          <w:sz w:val="22"/>
          <w:szCs w:val="22"/>
        </w:rPr>
        <w:t xml:space="preserve"> is accepted.</w:t>
      </w:r>
    </w:p>
    <w:p w14:paraId="0B62CFD2" w14:textId="77777777" w:rsidR="008926CD" w:rsidRDefault="008926CD" w:rsidP="00395A0D">
      <w:pPr>
        <w:spacing w:after="0" w:line="240" w:lineRule="auto"/>
        <w:jc w:val="both"/>
        <w:rPr>
          <w:rFonts w:ascii="Arial Narrow" w:hAnsi="Arial Narrow" w:cs="Arial"/>
        </w:rPr>
      </w:pPr>
    </w:p>
    <w:p w14:paraId="0B62CFD3" w14:textId="77777777" w:rsidR="00635EC0" w:rsidRPr="00635EC0" w:rsidRDefault="00635EC0" w:rsidP="00395A0D">
      <w:pPr>
        <w:tabs>
          <w:tab w:val="left" w:pos="1800"/>
        </w:tabs>
        <w:spacing w:after="120" w:line="240" w:lineRule="auto"/>
        <w:ind w:left="720"/>
        <w:jc w:val="both"/>
        <w:rPr>
          <w:rFonts w:ascii="Arial Narrow" w:eastAsia="Times New Roman" w:hAnsi="Arial Narrow" w:cs="Arial"/>
          <w:b/>
          <w:bCs/>
          <w:u w:val="single"/>
          <w:lang w:eastAsia="x-none"/>
        </w:rPr>
      </w:pPr>
      <w:r w:rsidRPr="00635EC0">
        <w:rPr>
          <w:rFonts w:ascii="Arial Narrow" w:eastAsia="Times New Roman" w:hAnsi="Arial Narrow" w:cs="Arial"/>
          <w:b/>
          <w:bCs/>
          <w:u w:val="single"/>
          <w:lang w:eastAsia="x-none"/>
        </w:rPr>
        <w:t xml:space="preserve">Scan and upload a copy of the </w:t>
      </w:r>
      <w:r>
        <w:rPr>
          <w:rFonts w:ascii="Arial Narrow" w:eastAsia="Times New Roman" w:hAnsi="Arial Narrow" w:cs="Arial"/>
          <w:b/>
          <w:bCs/>
          <w:u w:val="single"/>
          <w:lang w:eastAsia="x-none"/>
        </w:rPr>
        <w:t>Bid</w:t>
      </w:r>
      <w:r w:rsidRPr="00635EC0">
        <w:rPr>
          <w:rFonts w:ascii="Arial Narrow" w:eastAsia="Times New Roman" w:hAnsi="Arial Narrow" w:cs="Arial"/>
          <w:b/>
          <w:bCs/>
          <w:u w:val="single"/>
          <w:lang w:eastAsia="x-none"/>
        </w:rPr>
        <w:t xml:space="preserve"> Bond with the </w:t>
      </w:r>
      <w:r w:rsidR="00395A0D">
        <w:rPr>
          <w:rFonts w:ascii="Arial Narrow" w:eastAsia="Times New Roman" w:hAnsi="Arial Narrow" w:cs="Arial"/>
          <w:b/>
          <w:bCs/>
          <w:u w:val="single"/>
          <w:lang w:eastAsia="x-none"/>
        </w:rPr>
        <w:t>Bid</w:t>
      </w:r>
      <w:r w:rsidRPr="00635EC0">
        <w:rPr>
          <w:rFonts w:ascii="Arial Narrow" w:eastAsia="Times New Roman" w:hAnsi="Arial Narrow" w:cs="Arial"/>
          <w:b/>
          <w:bCs/>
          <w:u w:val="single"/>
          <w:lang w:eastAsia="x-none"/>
        </w:rPr>
        <w:t>.  The original Bid Bond must be mailed to Wayne County Procurement Division, 21</w:t>
      </w:r>
      <w:r w:rsidRPr="00635EC0">
        <w:rPr>
          <w:rFonts w:ascii="Arial Narrow" w:eastAsia="Times New Roman" w:hAnsi="Arial Narrow" w:cs="Arial"/>
          <w:b/>
          <w:bCs/>
          <w:u w:val="single"/>
          <w:vertAlign w:val="superscript"/>
          <w:lang w:eastAsia="x-none"/>
        </w:rPr>
        <w:t>st</w:t>
      </w:r>
      <w:r w:rsidRPr="00635EC0">
        <w:rPr>
          <w:rFonts w:ascii="Arial Narrow" w:eastAsia="Times New Roman" w:hAnsi="Arial Narrow" w:cs="Arial"/>
          <w:b/>
          <w:bCs/>
          <w:u w:val="single"/>
          <w:lang w:eastAsia="x-none"/>
        </w:rPr>
        <w:t xml:space="preserve"> Floor, 500 Griswold, Detroit, MI 48226 within 24 hours of the </w:t>
      </w:r>
      <w:r>
        <w:rPr>
          <w:rFonts w:ascii="Arial Narrow" w:eastAsia="Times New Roman" w:hAnsi="Arial Narrow" w:cs="Arial"/>
          <w:b/>
          <w:bCs/>
          <w:u w:val="single"/>
          <w:lang w:eastAsia="x-none"/>
        </w:rPr>
        <w:t>Bid</w:t>
      </w:r>
      <w:r w:rsidRPr="00635EC0">
        <w:rPr>
          <w:rFonts w:ascii="Arial Narrow" w:eastAsia="Times New Roman" w:hAnsi="Arial Narrow" w:cs="Arial"/>
          <w:b/>
          <w:bCs/>
          <w:u w:val="single"/>
          <w:lang w:eastAsia="x-none"/>
        </w:rPr>
        <w:t xml:space="preserve"> submission.</w:t>
      </w:r>
    </w:p>
    <w:p w14:paraId="0B62CFD4" w14:textId="77777777" w:rsidR="00635EC0" w:rsidRDefault="00635EC0" w:rsidP="008926CD">
      <w:pPr>
        <w:spacing w:after="0" w:line="240" w:lineRule="auto"/>
        <w:rPr>
          <w:rFonts w:ascii="Arial Narrow" w:hAnsi="Arial Narrow" w:cs="Arial"/>
        </w:rPr>
      </w:pPr>
    </w:p>
    <w:p w14:paraId="0B62CFD5" w14:textId="77777777" w:rsidR="00E9746D" w:rsidRPr="00587370" w:rsidRDefault="00F328F9" w:rsidP="00567FEF">
      <w:pPr>
        <w:pStyle w:val="Heading3"/>
        <w:rPr>
          <w:rFonts w:cs="Arial"/>
        </w:rPr>
      </w:pPr>
      <w:r>
        <w:br w:type="page"/>
      </w:r>
      <w:bookmarkStart w:id="188" w:name="_Toc220415625"/>
      <w:r w:rsidR="00E9746D">
        <w:lastRenderedPageBreak/>
        <w:t>5.5</w:t>
      </w:r>
      <w:r w:rsidR="00E9746D" w:rsidRPr="00587370">
        <w:t xml:space="preserve"> </w:t>
      </w:r>
      <w:r w:rsidR="00E9746D">
        <w:tab/>
      </w:r>
      <w:r w:rsidR="00E9746D" w:rsidRPr="00587370">
        <w:t xml:space="preserve">RESPONSE TO </w:t>
      </w:r>
      <w:r w:rsidR="00E9746D">
        <w:t>SPECIFICATIONS/</w:t>
      </w:r>
      <w:r w:rsidR="00E9746D" w:rsidRPr="00587370">
        <w:t>S</w:t>
      </w:r>
      <w:r w:rsidR="00E9746D">
        <w:t xml:space="preserve">COPE OF </w:t>
      </w:r>
      <w:r w:rsidR="00E9746D" w:rsidRPr="00587370">
        <w:t>W</w:t>
      </w:r>
      <w:r w:rsidR="00E9746D">
        <w:t xml:space="preserve">ORK </w:t>
      </w:r>
      <w:r w:rsidR="00E9746D" w:rsidRPr="00587370">
        <w:t>REQUIREMENTS FORM</w:t>
      </w:r>
      <w:bookmarkEnd w:id="188"/>
    </w:p>
    <w:p w14:paraId="0B62CFD7" w14:textId="77777777" w:rsidR="00E9746D" w:rsidRPr="00587370" w:rsidRDefault="00E9746D" w:rsidP="00E9746D">
      <w:pPr>
        <w:rPr>
          <w:rFonts w:ascii="Arial Narrow" w:hAnsi="Arial Narrow"/>
        </w:rPr>
      </w:pPr>
      <w:r w:rsidRPr="00587370">
        <w:rPr>
          <w:rFonts w:ascii="Arial Narrow" w:hAnsi="Arial Narrow"/>
        </w:rPr>
        <w:t>Review Section 3.0 (</w:t>
      </w:r>
      <w:r>
        <w:rPr>
          <w:rFonts w:ascii="Arial Narrow" w:hAnsi="Arial Narrow"/>
        </w:rPr>
        <w:t>Specifications/</w:t>
      </w:r>
      <w:r w:rsidRPr="00587370">
        <w:rPr>
          <w:rFonts w:ascii="Arial Narrow" w:hAnsi="Arial Narrow"/>
        </w:rPr>
        <w:t xml:space="preserve">Scope of Work Requirements), as outlined in the corresponding sections below, and </w:t>
      </w:r>
      <w:proofErr w:type="gramStart"/>
      <w:r w:rsidRPr="00587370">
        <w:rPr>
          <w:rFonts w:ascii="Arial Narrow" w:hAnsi="Arial Narrow"/>
        </w:rPr>
        <w:t>confirm</w:t>
      </w:r>
      <w:proofErr w:type="gramEnd"/>
      <w:r w:rsidRPr="00587370">
        <w:rPr>
          <w:rFonts w:ascii="Arial Narrow" w:hAnsi="Arial Narrow"/>
        </w:rPr>
        <w:t xml:space="preserve"> your understanding:</w:t>
      </w:r>
    </w:p>
    <w:p w14:paraId="0B62CFD8" w14:textId="77777777" w:rsidR="00E9746D" w:rsidRPr="002102D1" w:rsidRDefault="00E9746D" w:rsidP="00EA4186">
      <w:pPr>
        <w:spacing w:after="0" w:line="360" w:lineRule="auto"/>
        <w:ind w:left="720"/>
        <w:rPr>
          <w:rFonts w:ascii="Arial Narrow" w:hAnsi="Arial Narrow"/>
        </w:rPr>
      </w:pPr>
      <w:bookmarkStart w:id="189" w:name="_Toc454344791"/>
      <w:r w:rsidRPr="002102D1">
        <w:rPr>
          <w:rFonts w:ascii="Arial Narrow" w:hAnsi="Arial Narrow"/>
        </w:rPr>
        <w:t>Section 3.1</w:t>
      </w:r>
      <w:r w:rsidRPr="002102D1">
        <w:rPr>
          <w:rFonts w:ascii="Arial Narrow" w:hAnsi="Arial Narrow"/>
        </w:rPr>
        <w:tab/>
        <w:t xml:space="preserve">Objectives and Purpose </w:t>
      </w:r>
      <w:bookmarkEnd w:id="189"/>
    </w:p>
    <w:p w14:paraId="0B62CFD9" w14:textId="77777777" w:rsidR="00E9746D" w:rsidRPr="002102D1" w:rsidRDefault="00E9746D" w:rsidP="00EA4186">
      <w:pPr>
        <w:spacing w:after="0" w:line="360" w:lineRule="auto"/>
        <w:ind w:left="720"/>
        <w:rPr>
          <w:rFonts w:ascii="Arial Narrow" w:hAnsi="Arial Narrow"/>
        </w:rPr>
      </w:pPr>
      <w:r w:rsidRPr="002102D1">
        <w:rPr>
          <w:rFonts w:ascii="Arial Narrow" w:hAnsi="Arial Narrow"/>
        </w:rPr>
        <w:t>Section 3.2</w:t>
      </w:r>
      <w:r w:rsidRPr="002102D1">
        <w:rPr>
          <w:rFonts w:ascii="Arial Narrow" w:hAnsi="Arial Narrow"/>
        </w:rPr>
        <w:tab/>
        <w:t>Specifications</w:t>
      </w:r>
    </w:p>
    <w:p w14:paraId="0B62CFDA" w14:textId="77777777" w:rsidR="00E9746D" w:rsidRPr="002102D1" w:rsidRDefault="00E9746D" w:rsidP="00EA4186">
      <w:pPr>
        <w:spacing w:after="0" w:line="360" w:lineRule="auto"/>
        <w:ind w:left="720"/>
        <w:rPr>
          <w:rFonts w:ascii="Arial Narrow" w:hAnsi="Arial Narrow"/>
        </w:rPr>
      </w:pPr>
      <w:r w:rsidRPr="002102D1">
        <w:rPr>
          <w:rFonts w:ascii="Arial Narrow" w:hAnsi="Arial Narrow"/>
        </w:rPr>
        <w:t>Section 3.3</w:t>
      </w:r>
      <w:r w:rsidRPr="002102D1">
        <w:rPr>
          <w:rFonts w:ascii="Arial Narrow" w:hAnsi="Arial Narrow"/>
        </w:rPr>
        <w:tab/>
        <w:t>Contract Term</w:t>
      </w:r>
    </w:p>
    <w:p w14:paraId="0B62CFDB" w14:textId="77777777" w:rsidR="00E9746D" w:rsidRPr="002102D1" w:rsidRDefault="00E9746D" w:rsidP="00EA4186">
      <w:pPr>
        <w:spacing w:after="0" w:line="360" w:lineRule="auto"/>
        <w:ind w:left="720"/>
        <w:rPr>
          <w:rFonts w:ascii="Arial Narrow" w:hAnsi="Arial Narrow"/>
        </w:rPr>
      </w:pPr>
      <w:r w:rsidRPr="002102D1">
        <w:rPr>
          <w:rFonts w:ascii="Arial Narrow" w:hAnsi="Arial Narrow"/>
        </w:rPr>
        <w:t>Section 3.4</w:t>
      </w:r>
      <w:r w:rsidRPr="002102D1">
        <w:rPr>
          <w:rFonts w:ascii="Arial Narrow" w:hAnsi="Arial Narrow"/>
        </w:rPr>
        <w:tab/>
      </w:r>
      <w:r w:rsidR="0041055B">
        <w:rPr>
          <w:rFonts w:ascii="Arial Narrow" w:hAnsi="Arial Narrow"/>
        </w:rPr>
        <w:t>Additional Specifications</w:t>
      </w:r>
      <w:r w:rsidRPr="002102D1">
        <w:rPr>
          <w:rFonts w:ascii="Arial Narrow" w:hAnsi="Arial Narrow"/>
        </w:rPr>
        <w:t xml:space="preserve"> </w:t>
      </w:r>
    </w:p>
    <w:p w14:paraId="0B62CFDC" w14:textId="77777777" w:rsidR="003E3AB5" w:rsidRPr="002102D1" w:rsidRDefault="003E3AB5" w:rsidP="00EA4186">
      <w:pPr>
        <w:spacing w:after="0" w:line="360" w:lineRule="auto"/>
        <w:ind w:left="720"/>
        <w:rPr>
          <w:rFonts w:ascii="Arial Narrow" w:hAnsi="Arial Narrow"/>
        </w:rPr>
      </w:pPr>
      <w:r w:rsidRPr="002102D1">
        <w:rPr>
          <w:rFonts w:ascii="Arial Narrow" w:hAnsi="Arial Narrow"/>
        </w:rPr>
        <w:t>_____________________________</w:t>
      </w:r>
    </w:p>
    <w:p w14:paraId="0B62CFDD" w14:textId="77777777" w:rsidR="003E3AB5" w:rsidRPr="002102D1" w:rsidRDefault="003E3AB5" w:rsidP="00AE19BC">
      <w:pPr>
        <w:tabs>
          <w:tab w:val="left" w:pos="1620"/>
        </w:tabs>
        <w:spacing w:after="0" w:line="360" w:lineRule="auto"/>
        <w:ind w:left="3150" w:hanging="1710"/>
        <w:rPr>
          <w:rFonts w:ascii="Arial Narrow" w:hAnsi="Arial Narrow"/>
        </w:rPr>
      </w:pPr>
      <w:bookmarkStart w:id="190" w:name="_Toc500940702"/>
      <w:bookmarkStart w:id="191" w:name="_Toc500941895"/>
      <w:bookmarkStart w:id="192" w:name="_Toc500942274"/>
      <w:r w:rsidRPr="002102D1">
        <w:rPr>
          <w:rFonts w:ascii="Arial Narrow" w:hAnsi="Arial Narrow"/>
        </w:rPr>
        <w:t>Section 3.4.1</w:t>
      </w:r>
      <w:proofErr w:type="gramStart"/>
      <w:r w:rsidRPr="002102D1">
        <w:rPr>
          <w:rFonts w:ascii="Arial Narrow" w:hAnsi="Arial Narrow"/>
        </w:rPr>
        <w:tab/>
        <w:t xml:space="preserve">  Service</w:t>
      </w:r>
      <w:proofErr w:type="gramEnd"/>
      <w:r w:rsidRPr="002102D1">
        <w:rPr>
          <w:rFonts w:ascii="Arial Narrow" w:hAnsi="Arial Narrow"/>
        </w:rPr>
        <w:t xml:space="preserve"> Work Schedules</w:t>
      </w:r>
      <w:bookmarkEnd w:id="190"/>
      <w:bookmarkEnd w:id="191"/>
      <w:bookmarkEnd w:id="192"/>
      <w:r w:rsidRPr="002102D1">
        <w:rPr>
          <w:rFonts w:ascii="Arial Narrow" w:hAnsi="Arial Narrow"/>
        </w:rPr>
        <w:t xml:space="preserve"> </w:t>
      </w:r>
    </w:p>
    <w:p w14:paraId="0B62CFDE" w14:textId="77777777" w:rsidR="003E3AB5" w:rsidRPr="002102D1" w:rsidRDefault="003E3AB5" w:rsidP="00AE19BC">
      <w:pPr>
        <w:tabs>
          <w:tab w:val="left" w:pos="1620"/>
        </w:tabs>
        <w:spacing w:after="0" w:line="360" w:lineRule="auto"/>
        <w:ind w:left="3150" w:hanging="1710"/>
        <w:rPr>
          <w:rFonts w:ascii="Arial Narrow" w:hAnsi="Arial Narrow"/>
        </w:rPr>
      </w:pPr>
      <w:bookmarkStart w:id="193" w:name="_Toc500940703"/>
      <w:bookmarkStart w:id="194" w:name="_Toc500941896"/>
      <w:bookmarkStart w:id="195" w:name="_Toc500942275"/>
      <w:r w:rsidRPr="002102D1">
        <w:rPr>
          <w:rFonts w:ascii="Arial Narrow" w:hAnsi="Arial Narrow"/>
        </w:rPr>
        <w:t>Section 3.4.2</w:t>
      </w:r>
      <w:proofErr w:type="gramStart"/>
      <w:r w:rsidRPr="002102D1">
        <w:rPr>
          <w:rFonts w:ascii="Arial Narrow" w:hAnsi="Arial Narrow"/>
        </w:rPr>
        <w:tab/>
        <w:t xml:space="preserve">  Service</w:t>
      </w:r>
      <w:proofErr w:type="gramEnd"/>
      <w:r w:rsidRPr="002102D1">
        <w:rPr>
          <w:rFonts w:ascii="Arial Narrow" w:hAnsi="Arial Narrow"/>
        </w:rPr>
        <w:t xml:space="preserve"> Security of Building and Property Requirements</w:t>
      </w:r>
      <w:bookmarkEnd w:id="193"/>
      <w:bookmarkEnd w:id="194"/>
      <w:bookmarkEnd w:id="195"/>
    </w:p>
    <w:p w14:paraId="0B62CFDF" w14:textId="77777777" w:rsidR="003E3AB5" w:rsidRPr="002102D1" w:rsidRDefault="003E3AB5" w:rsidP="00AE19BC">
      <w:pPr>
        <w:tabs>
          <w:tab w:val="left" w:pos="1620"/>
        </w:tabs>
        <w:spacing w:after="0" w:line="360" w:lineRule="auto"/>
        <w:ind w:left="3150" w:hanging="1710"/>
        <w:rPr>
          <w:rFonts w:ascii="Arial Narrow" w:hAnsi="Arial Narrow"/>
        </w:rPr>
      </w:pPr>
      <w:bookmarkStart w:id="196" w:name="_Toc500940704"/>
      <w:bookmarkStart w:id="197" w:name="_Toc500941897"/>
      <w:bookmarkStart w:id="198" w:name="_Toc500942276"/>
      <w:r w:rsidRPr="002102D1">
        <w:rPr>
          <w:rFonts w:ascii="Arial Narrow" w:hAnsi="Arial Narrow"/>
        </w:rPr>
        <w:t>Section 3.4.3</w:t>
      </w:r>
      <w:proofErr w:type="gramStart"/>
      <w:r w:rsidRPr="002102D1">
        <w:rPr>
          <w:rFonts w:ascii="Arial Narrow" w:hAnsi="Arial Narrow"/>
        </w:rPr>
        <w:tab/>
        <w:t xml:space="preserve">  Service</w:t>
      </w:r>
      <w:proofErr w:type="gramEnd"/>
      <w:r w:rsidRPr="002102D1">
        <w:rPr>
          <w:rFonts w:ascii="Arial Narrow" w:hAnsi="Arial Narrow"/>
        </w:rPr>
        <w:t xml:space="preserve"> Equipment Requirements</w:t>
      </w:r>
      <w:bookmarkEnd w:id="196"/>
      <w:bookmarkEnd w:id="197"/>
      <w:bookmarkEnd w:id="198"/>
      <w:r w:rsidRPr="002102D1">
        <w:rPr>
          <w:rFonts w:ascii="Arial Narrow" w:hAnsi="Arial Narrow"/>
        </w:rPr>
        <w:t xml:space="preserve"> </w:t>
      </w:r>
    </w:p>
    <w:p w14:paraId="0B62CFE0" w14:textId="77777777" w:rsidR="003E3AB5" w:rsidRPr="002102D1" w:rsidRDefault="003E3AB5" w:rsidP="00AE19BC">
      <w:pPr>
        <w:tabs>
          <w:tab w:val="left" w:pos="1620"/>
        </w:tabs>
        <w:spacing w:after="0" w:line="360" w:lineRule="auto"/>
        <w:ind w:left="3150" w:hanging="1710"/>
        <w:rPr>
          <w:rFonts w:ascii="Arial Narrow" w:hAnsi="Arial Narrow"/>
        </w:rPr>
      </w:pPr>
      <w:bookmarkStart w:id="199" w:name="_Toc500940705"/>
      <w:bookmarkStart w:id="200" w:name="_Toc500941898"/>
      <w:bookmarkStart w:id="201" w:name="_Toc500942277"/>
      <w:r w:rsidRPr="002102D1">
        <w:rPr>
          <w:rFonts w:ascii="Arial Narrow" w:hAnsi="Arial Narrow"/>
        </w:rPr>
        <w:t>Section 3.4.4</w:t>
      </w:r>
      <w:proofErr w:type="gramStart"/>
      <w:r w:rsidRPr="002102D1">
        <w:rPr>
          <w:rFonts w:ascii="Arial Narrow" w:hAnsi="Arial Narrow"/>
        </w:rPr>
        <w:tab/>
        <w:t xml:space="preserve">  Service</w:t>
      </w:r>
      <w:proofErr w:type="gramEnd"/>
      <w:r w:rsidRPr="002102D1">
        <w:rPr>
          <w:rFonts w:ascii="Arial Narrow" w:hAnsi="Arial Narrow"/>
        </w:rPr>
        <w:t xml:space="preserve"> Consumable Supplies Requirements</w:t>
      </w:r>
      <w:bookmarkEnd w:id="199"/>
      <w:bookmarkEnd w:id="200"/>
      <w:bookmarkEnd w:id="201"/>
      <w:r w:rsidRPr="002102D1">
        <w:rPr>
          <w:rFonts w:ascii="Arial Narrow" w:hAnsi="Arial Narrow"/>
        </w:rPr>
        <w:t xml:space="preserve"> </w:t>
      </w:r>
    </w:p>
    <w:p w14:paraId="0B62CFE1" w14:textId="77777777" w:rsidR="003E3AB5" w:rsidRPr="002102D1" w:rsidRDefault="003E3AB5" w:rsidP="00AE19BC">
      <w:pPr>
        <w:tabs>
          <w:tab w:val="left" w:pos="1620"/>
        </w:tabs>
        <w:spacing w:after="0" w:line="360" w:lineRule="auto"/>
        <w:ind w:left="3150" w:hanging="1710"/>
        <w:rPr>
          <w:rFonts w:ascii="Arial Narrow" w:hAnsi="Arial Narrow"/>
        </w:rPr>
      </w:pPr>
      <w:bookmarkStart w:id="202" w:name="_Toc500940706"/>
      <w:bookmarkStart w:id="203" w:name="_Toc500941899"/>
      <w:bookmarkStart w:id="204" w:name="_Toc500942278"/>
      <w:r w:rsidRPr="002102D1">
        <w:rPr>
          <w:rFonts w:ascii="Arial Narrow" w:hAnsi="Arial Narrow"/>
        </w:rPr>
        <w:t>Section 3.4.5</w:t>
      </w:r>
      <w:proofErr w:type="gramStart"/>
      <w:r w:rsidRPr="002102D1">
        <w:rPr>
          <w:rFonts w:ascii="Arial Narrow" w:hAnsi="Arial Narrow"/>
        </w:rPr>
        <w:tab/>
        <w:t xml:space="preserve">  Service</w:t>
      </w:r>
      <w:proofErr w:type="gramEnd"/>
      <w:r w:rsidRPr="002102D1">
        <w:rPr>
          <w:rFonts w:ascii="Arial Narrow" w:hAnsi="Arial Narrow"/>
        </w:rPr>
        <w:t xml:space="preserve"> Inspection and Correction of Deficiencies Requirements</w:t>
      </w:r>
      <w:bookmarkEnd w:id="202"/>
      <w:bookmarkEnd w:id="203"/>
      <w:bookmarkEnd w:id="204"/>
      <w:r w:rsidRPr="002102D1">
        <w:rPr>
          <w:rFonts w:ascii="Arial Narrow" w:hAnsi="Arial Narrow"/>
        </w:rPr>
        <w:t xml:space="preserve"> </w:t>
      </w:r>
    </w:p>
    <w:p w14:paraId="0B62CFE2" w14:textId="77777777" w:rsidR="003E3AB5" w:rsidRPr="002102D1" w:rsidRDefault="003E3AB5" w:rsidP="00AE19BC">
      <w:pPr>
        <w:tabs>
          <w:tab w:val="left" w:pos="1620"/>
        </w:tabs>
        <w:spacing w:after="0" w:line="360" w:lineRule="auto"/>
        <w:ind w:left="3150" w:hanging="1710"/>
        <w:rPr>
          <w:rFonts w:ascii="Arial Narrow" w:hAnsi="Arial Narrow"/>
        </w:rPr>
      </w:pPr>
      <w:bookmarkStart w:id="205" w:name="_Toc500940707"/>
      <w:bookmarkStart w:id="206" w:name="_Toc500941900"/>
      <w:bookmarkStart w:id="207" w:name="_Toc500942279"/>
      <w:r w:rsidRPr="002102D1">
        <w:rPr>
          <w:rFonts w:ascii="Arial Narrow" w:hAnsi="Arial Narrow"/>
        </w:rPr>
        <w:t>Section 3.4.6</w:t>
      </w:r>
      <w:proofErr w:type="gramStart"/>
      <w:r w:rsidRPr="002102D1">
        <w:rPr>
          <w:rFonts w:ascii="Arial Narrow" w:hAnsi="Arial Narrow"/>
        </w:rPr>
        <w:tab/>
        <w:t xml:space="preserve">  Service</w:t>
      </w:r>
      <w:proofErr w:type="gramEnd"/>
      <w:r w:rsidRPr="002102D1">
        <w:rPr>
          <w:rFonts w:ascii="Arial Narrow" w:hAnsi="Arial Narrow"/>
        </w:rPr>
        <w:t xml:space="preserve"> Capabilities</w:t>
      </w:r>
      <w:bookmarkEnd w:id="205"/>
      <w:bookmarkEnd w:id="206"/>
      <w:bookmarkEnd w:id="207"/>
    </w:p>
    <w:p w14:paraId="0B62CFE3" w14:textId="77777777" w:rsidR="003E3AB5" w:rsidRPr="002102D1" w:rsidRDefault="003E3AB5" w:rsidP="00AE19BC">
      <w:pPr>
        <w:tabs>
          <w:tab w:val="left" w:pos="1620"/>
        </w:tabs>
        <w:spacing w:after="0" w:line="360" w:lineRule="auto"/>
        <w:ind w:left="3150" w:hanging="1710"/>
        <w:rPr>
          <w:rFonts w:ascii="Arial Narrow" w:hAnsi="Arial Narrow"/>
        </w:rPr>
      </w:pPr>
      <w:bookmarkStart w:id="208" w:name="_Toc500940708"/>
      <w:bookmarkStart w:id="209" w:name="_Toc500941901"/>
      <w:bookmarkStart w:id="210" w:name="_Toc500942280"/>
      <w:r w:rsidRPr="002102D1">
        <w:rPr>
          <w:rFonts w:ascii="Arial Narrow" w:hAnsi="Arial Narrow"/>
        </w:rPr>
        <w:t>Section 3.4.7</w:t>
      </w:r>
      <w:proofErr w:type="gramStart"/>
      <w:r w:rsidRPr="002102D1">
        <w:rPr>
          <w:rFonts w:ascii="Arial Narrow" w:hAnsi="Arial Narrow"/>
        </w:rPr>
        <w:tab/>
        <w:t xml:space="preserve">  Ordering</w:t>
      </w:r>
      <w:proofErr w:type="gramEnd"/>
      <w:r w:rsidRPr="002102D1">
        <w:rPr>
          <w:rFonts w:ascii="Arial Narrow" w:hAnsi="Arial Narrow"/>
        </w:rPr>
        <w:t xml:space="preserve"> of Services</w:t>
      </w:r>
      <w:bookmarkEnd w:id="208"/>
      <w:bookmarkEnd w:id="209"/>
      <w:bookmarkEnd w:id="210"/>
      <w:r w:rsidRPr="002102D1">
        <w:rPr>
          <w:rFonts w:ascii="Arial Narrow" w:hAnsi="Arial Narrow"/>
        </w:rPr>
        <w:t xml:space="preserve"> </w:t>
      </w:r>
    </w:p>
    <w:p w14:paraId="0B62CFE4" w14:textId="77777777" w:rsidR="003E3AB5" w:rsidRPr="002102D1" w:rsidRDefault="003E3AB5" w:rsidP="00AE19BC">
      <w:pPr>
        <w:tabs>
          <w:tab w:val="left" w:pos="1620"/>
        </w:tabs>
        <w:spacing w:after="0" w:line="360" w:lineRule="auto"/>
        <w:ind w:left="3150" w:hanging="1710"/>
        <w:rPr>
          <w:rFonts w:ascii="Arial Narrow" w:hAnsi="Arial Narrow"/>
        </w:rPr>
      </w:pPr>
      <w:bookmarkStart w:id="211" w:name="_Toc500940709"/>
      <w:bookmarkStart w:id="212" w:name="_Toc500941902"/>
      <w:bookmarkStart w:id="213" w:name="_Toc500942281"/>
      <w:r w:rsidRPr="002102D1">
        <w:rPr>
          <w:rFonts w:ascii="Arial Narrow" w:hAnsi="Arial Narrow"/>
        </w:rPr>
        <w:t>Section 3.4.8</w:t>
      </w:r>
      <w:proofErr w:type="gramStart"/>
      <w:r w:rsidRPr="002102D1">
        <w:rPr>
          <w:rFonts w:ascii="Arial Narrow" w:hAnsi="Arial Narrow"/>
        </w:rPr>
        <w:tab/>
        <w:t xml:space="preserve">  Customer</w:t>
      </w:r>
      <w:proofErr w:type="gramEnd"/>
      <w:r w:rsidRPr="002102D1">
        <w:rPr>
          <w:rFonts w:ascii="Arial Narrow" w:hAnsi="Arial Narrow"/>
        </w:rPr>
        <w:t xml:space="preserve"> Service</w:t>
      </w:r>
      <w:bookmarkEnd w:id="211"/>
      <w:bookmarkEnd w:id="212"/>
      <w:bookmarkEnd w:id="213"/>
      <w:r w:rsidRPr="002102D1">
        <w:rPr>
          <w:rFonts w:ascii="Arial Narrow" w:hAnsi="Arial Narrow"/>
        </w:rPr>
        <w:t xml:space="preserve"> </w:t>
      </w:r>
    </w:p>
    <w:p w14:paraId="0B62CFE5" w14:textId="77777777" w:rsidR="003E3AB5" w:rsidRPr="002102D1" w:rsidRDefault="003E3AB5" w:rsidP="00AE19BC">
      <w:pPr>
        <w:tabs>
          <w:tab w:val="left" w:pos="1620"/>
        </w:tabs>
        <w:spacing w:after="0" w:line="360" w:lineRule="auto"/>
        <w:ind w:left="3150" w:hanging="1710"/>
        <w:rPr>
          <w:rFonts w:ascii="Arial Narrow" w:hAnsi="Arial Narrow"/>
        </w:rPr>
      </w:pPr>
      <w:bookmarkStart w:id="214" w:name="_Toc500940710"/>
      <w:bookmarkStart w:id="215" w:name="_Toc500941903"/>
      <w:bookmarkStart w:id="216" w:name="_Toc500942282"/>
      <w:r w:rsidRPr="002102D1">
        <w:rPr>
          <w:rFonts w:ascii="Arial Narrow" w:hAnsi="Arial Narrow"/>
        </w:rPr>
        <w:t>Section 3.4.9</w:t>
      </w:r>
      <w:proofErr w:type="gramStart"/>
      <w:r w:rsidRPr="002102D1">
        <w:rPr>
          <w:rFonts w:ascii="Arial Narrow" w:hAnsi="Arial Narrow"/>
        </w:rPr>
        <w:tab/>
        <w:t xml:space="preserve">  Roles</w:t>
      </w:r>
      <w:proofErr w:type="gramEnd"/>
      <w:r w:rsidRPr="002102D1">
        <w:rPr>
          <w:rFonts w:ascii="Arial Narrow" w:hAnsi="Arial Narrow"/>
        </w:rPr>
        <w:t xml:space="preserve"> &amp; Responsibilities</w:t>
      </w:r>
      <w:bookmarkEnd w:id="214"/>
      <w:bookmarkEnd w:id="215"/>
      <w:bookmarkEnd w:id="216"/>
      <w:r w:rsidRPr="002102D1">
        <w:rPr>
          <w:rFonts w:ascii="Arial Narrow" w:hAnsi="Arial Narrow"/>
        </w:rPr>
        <w:t xml:space="preserve"> </w:t>
      </w:r>
    </w:p>
    <w:p w14:paraId="0B62CFE6" w14:textId="3F01F18A" w:rsidR="003E3AB5" w:rsidRPr="002102D1" w:rsidRDefault="003E3AB5" w:rsidP="00AE19BC">
      <w:pPr>
        <w:tabs>
          <w:tab w:val="left" w:pos="1620"/>
          <w:tab w:val="left" w:pos="2790"/>
        </w:tabs>
        <w:spacing w:after="0" w:line="360" w:lineRule="auto"/>
        <w:ind w:left="3240" w:hanging="1800"/>
        <w:rPr>
          <w:rFonts w:ascii="Arial Narrow" w:hAnsi="Arial Narrow"/>
        </w:rPr>
      </w:pPr>
      <w:bookmarkStart w:id="217" w:name="_Toc500940711"/>
      <w:bookmarkStart w:id="218" w:name="_Toc500941904"/>
      <w:bookmarkStart w:id="219" w:name="_Toc500942283"/>
      <w:r w:rsidRPr="002102D1">
        <w:rPr>
          <w:rFonts w:ascii="Arial Narrow" w:hAnsi="Arial Narrow"/>
        </w:rPr>
        <w:t xml:space="preserve">Section </w:t>
      </w:r>
      <w:proofErr w:type="gramStart"/>
      <w:r w:rsidRPr="002102D1">
        <w:rPr>
          <w:rFonts w:ascii="Arial Narrow" w:hAnsi="Arial Narrow"/>
        </w:rPr>
        <w:t xml:space="preserve">3.4.10  </w:t>
      </w:r>
      <w:r w:rsidR="00EA4186">
        <w:rPr>
          <w:rFonts w:ascii="Arial Narrow" w:hAnsi="Arial Narrow"/>
        </w:rPr>
        <w:tab/>
      </w:r>
      <w:proofErr w:type="gramEnd"/>
      <w:r w:rsidR="00AE19BC">
        <w:rPr>
          <w:rFonts w:ascii="Arial Narrow" w:hAnsi="Arial Narrow"/>
        </w:rPr>
        <w:tab/>
      </w:r>
      <w:r w:rsidRPr="002102D1">
        <w:rPr>
          <w:rFonts w:ascii="Arial Narrow" w:hAnsi="Arial Narrow"/>
        </w:rPr>
        <w:t>Delivery Acceptance Criteria</w:t>
      </w:r>
      <w:bookmarkEnd w:id="217"/>
      <w:bookmarkEnd w:id="218"/>
      <w:bookmarkEnd w:id="219"/>
      <w:r w:rsidRPr="002102D1">
        <w:rPr>
          <w:rFonts w:ascii="Arial Narrow" w:hAnsi="Arial Narrow"/>
        </w:rPr>
        <w:t xml:space="preserve"> </w:t>
      </w:r>
    </w:p>
    <w:p w14:paraId="0B62CFE7" w14:textId="489C1C04" w:rsidR="003E3AB5" w:rsidRPr="002102D1" w:rsidRDefault="003E3AB5" w:rsidP="00AE19BC">
      <w:pPr>
        <w:tabs>
          <w:tab w:val="left" w:pos="1620"/>
          <w:tab w:val="left" w:pos="2790"/>
        </w:tabs>
        <w:spacing w:after="0" w:line="360" w:lineRule="auto"/>
        <w:ind w:left="3240" w:hanging="1800"/>
        <w:rPr>
          <w:rFonts w:ascii="Arial Narrow" w:hAnsi="Arial Narrow"/>
        </w:rPr>
      </w:pPr>
      <w:bookmarkStart w:id="220" w:name="_Toc500940712"/>
      <w:bookmarkStart w:id="221" w:name="_Toc500941905"/>
      <w:bookmarkStart w:id="222" w:name="_Toc500942284"/>
      <w:r w:rsidRPr="002102D1">
        <w:rPr>
          <w:rFonts w:ascii="Arial Narrow" w:hAnsi="Arial Narrow"/>
        </w:rPr>
        <w:t xml:space="preserve">Section </w:t>
      </w:r>
      <w:proofErr w:type="gramStart"/>
      <w:r w:rsidRPr="002102D1">
        <w:rPr>
          <w:rFonts w:ascii="Arial Narrow" w:hAnsi="Arial Narrow"/>
        </w:rPr>
        <w:t xml:space="preserve">3.4.11  </w:t>
      </w:r>
      <w:r w:rsidR="00EA4186">
        <w:rPr>
          <w:rFonts w:ascii="Arial Narrow" w:hAnsi="Arial Narrow"/>
        </w:rPr>
        <w:tab/>
      </w:r>
      <w:proofErr w:type="gramEnd"/>
      <w:r w:rsidR="00AE19BC">
        <w:rPr>
          <w:rFonts w:ascii="Arial Narrow" w:hAnsi="Arial Narrow"/>
        </w:rPr>
        <w:tab/>
      </w:r>
      <w:r w:rsidRPr="002102D1">
        <w:rPr>
          <w:rFonts w:ascii="Arial Narrow" w:hAnsi="Arial Narrow"/>
        </w:rPr>
        <w:t>Service Level Agreements</w:t>
      </w:r>
      <w:bookmarkEnd w:id="220"/>
      <w:bookmarkEnd w:id="221"/>
      <w:bookmarkEnd w:id="222"/>
      <w:r w:rsidRPr="002102D1">
        <w:rPr>
          <w:rFonts w:ascii="Arial Narrow" w:hAnsi="Arial Narrow"/>
        </w:rPr>
        <w:t xml:space="preserve"> </w:t>
      </w:r>
    </w:p>
    <w:p w14:paraId="0B62CFE8" w14:textId="27EB99F9" w:rsidR="003E3AB5" w:rsidRPr="002102D1" w:rsidRDefault="003E3AB5" w:rsidP="00AE19BC">
      <w:pPr>
        <w:tabs>
          <w:tab w:val="left" w:pos="1620"/>
          <w:tab w:val="left" w:pos="2790"/>
        </w:tabs>
        <w:spacing w:after="0" w:line="360" w:lineRule="auto"/>
        <w:ind w:left="3240" w:hanging="1800"/>
        <w:rPr>
          <w:rFonts w:ascii="Arial Narrow" w:hAnsi="Arial Narrow"/>
        </w:rPr>
      </w:pPr>
      <w:bookmarkStart w:id="223" w:name="_Toc500940713"/>
      <w:bookmarkStart w:id="224" w:name="_Toc500941906"/>
      <w:bookmarkStart w:id="225" w:name="_Toc500942285"/>
      <w:r w:rsidRPr="002102D1">
        <w:rPr>
          <w:rFonts w:ascii="Arial Narrow" w:hAnsi="Arial Narrow"/>
        </w:rPr>
        <w:t xml:space="preserve">Section </w:t>
      </w:r>
      <w:proofErr w:type="gramStart"/>
      <w:r w:rsidRPr="002102D1">
        <w:rPr>
          <w:rFonts w:ascii="Arial Narrow" w:hAnsi="Arial Narrow"/>
        </w:rPr>
        <w:t xml:space="preserve">3.4.12  </w:t>
      </w:r>
      <w:r w:rsidR="00EA4186">
        <w:rPr>
          <w:rFonts w:ascii="Arial Narrow" w:hAnsi="Arial Narrow"/>
        </w:rPr>
        <w:tab/>
      </w:r>
      <w:proofErr w:type="gramEnd"/>
      <w:r w:rsidR="00AE19BC">
        <w:rPr>
          <w:rFonts w:ascii="Arial Narrow" w:hAnsi="Arial Narrow"/>
        </w:rPr>
        <w:tab/>
      </w:r>
      <w:r w:rsidRPr="002102D1">
        <w:rPr>
          <w:rFonts w:ascii="Arial Narrow" w:hAnsi="Arial Narrow"/>
        </w:rPr>
        <w:t>Milestones</w:t>
      </w:r>
      <w:bookmarkEnd w:id="223"/>
      <w:bookmarkEnd w:id="224"/>
      <w:bookmarkEnd w:id="225"/>
      <w:r w:rsidRPr="002102D1">
        <w:rPr>
          <w:rFonts w:ascii="Arial Narrow" w:hAnsi="Arial Narrow"/>
        </w:rPr>
        <w:t xml:space="preserve"> </w:t>
      </w:r>
    </w:p>
    <w:p w14:paraId="0B62CFE9" w14:textId="147EBB1A" w:rsidR="003E3AB5" w:rsidRPr="002102D1" w:rsidRDefault="003E3AB5" w:rsidP="00AE19BC">
      <w:pPr>
        <w:tabs>
          <w:tab w:val="left" w:pos="1620"/>
          <w:tab w:val="left" w:pos="2790"/>
        </w:tabs>
        <w:spacing w:after="0" w:line="360" w:lineRule="auto"/>
        <w:ind w:left="3240" w:hanging="1800"/>
        <w:rPr>
          <w:rFonts w:ascii="Arial Narrow" w:hAnsi="Arial Narrow"/>
        </w:rPr>
      </w:pPr>
      <w:bookmarkStart w:id="226" w:name="_Toc500940714"/>
      <w:bookmarkStart w:id="227" w:name="_Toc500941907"/>
      <w:bookmarkStart w:id="228" w:name="_Toc500942286"/>
      <w:r w:rsidRPr="002102D1">
        <w:rPr>
          <w:rFonts w:ascii="Arial Narrow" w:hAnsi="Arial Narrow"/>
        </w:rPr>
        <w:t xml:space="preserve">Section </w:t>
      </w:r>
      <w:proofErr w:type="gramStart"/>
      <w:r w:rsidRPr="002102D1">
        <w:rPr>
          <w:rFonts w:ascii="Arial Narrow" w:hAnsi="Arial Narrow"/>
        </w:rPr>
        <w:t xml:space="preserve">3.4.13  </w:t>
      </w:r>
      <w:r w:rsidR="00EA4186">
        <w:rPr>
          <w:rFonts w:ascii="Arial Narrow" w:hAnsi="Arial Narrow"/>
        </w:rPr>
        <w:tab/>
      </w:r>
      <w:proofErr w:type="gramEnd"/>
      <w:r w:rsidR="00AE19BC">
        <w:rPr>
          <w:rFonts w:ascii="Arial Narrow" w:hAnsi="Arial Narrow"/>
        </w:rPr>
        <w:tab/>
      </w:r>
      <w:r w:rsidRPr="002102D1">
        <w:rPr>
          <w:rFonts w:ascii="Arial Narrow" w:hAnsi="Arial Narrow"/>
        </w:rPr>
        <w:t>Training</w:t>
      </w:r>
      <w:bookmarkEnd w:id="226"/>
      <w:bookmarkEnd w:id="227"/>
      <w:bookmarkEnd w:id="228"/>
    </w:p>
    <w:p w14:paraId="0B62CFEA" w14:textId="5CDC9F86" w:rsidR="002102D1" w:rsidRDefault="003E3AB5" w:rsidP="00AE19BC">
      <w:pPr>
        <w:tabs>
          <w:tab w:val="left" w:pos="1620"/>
          <w:tab w:val="left" w:pos="2790"/>
        </w:tabs>
        <w:spacing w:after="0" w:line="360" w:lineRule="auto"/>
        <w:ind w:left="3240" w:hanging="1800"/>
        <w:rPr>
          <w:rFonts w:ascii="Arial Narrow" w:hAnsi="Arial Narrow"/>
        </w:rPr>
      </w:pPr>
      <w:r w:rsidRPr="002102D1">
        <w:rPr>
          <w:rFonts w:ascii="Arial Narrow" w:hAnsi="Arial Narrow"/>
        </w:rPr>
        <w:t xml:space="preserve">Section </w:t>
      </w:r>
      <w:proofErr w:type="gramStart"/>
      <w:r w:rsidRPr="002102D1">
        <w:rPr>
          <w:rFonts w:ascii="Arial Narrow" w:hAnsi="Arial Narrow"/>
        </w:rPr>
        <w:t xml:space="preserve">3.4.14  </w:t>
      </w:r>
      <w:r w:rsidR="00EA4186">
        <w:rPr>
          <w:rFonts w:ascii="Arial Narrow" w:hAnsi="Arial Narrow"/>
        </w:rPr>
        <w:tab/>
      </w:r>
      <w:proofErr w:type="gramEnd"/>
      <w:r w:rsidR="00AE19BC">
        <w:rPr>
          <w:rFonts w:ascii="Arial Narrow" w:hAnsi="Arial Narrow"/>
        </w:rPr>
        <w:tab/>
      </w:r>
      <w:r w:rsidRPr="002102D1">
        <w:rPr>
          <w:rFonts w:ascii="Arial Narrow" w:hAnsi="Arial Narrow"/>
        </w:rPr>
        <w:t xml:space="preserve">Success Criteria </w:t>
      </w:r>
    </w:p>
    <w:p w14:paraId="0B62CFEB" w14:textId="77777777" w:rsidR="00EA4186" w:rsidRPr="002102D1" w:rsidRDefault="00EA4186" w:rsidP="00EA4186">
      <w:pPr>
        <w:tabs>
          <w:tab w:val="left" w:pos="1440"/>
        </w:tabs>
        <w:spacing w:after="0" w:line="360" w:lineRule="auto"/>
        <w:ind w:left="1080"/>
        <w:rPr>
          <w:rFonts w:ascii="Arial Narrow" w:hAnsi="Arial Narrow"/>
        </w:rPr>
      </w:pPr>
    </w:p>
    <w:p w14:paraId="0B62CFEC" w14:textId="77777777" w:rsidR="00E9746D" w:rsidRPr="00153A06" w:rsidRDefault="003D7743" w:rsidP="00E9746D">
      <w:pPr>
        <w:autoSpaceDE w:val="0"/>
        <w:autoSpaceDN w:val="0"/>
        <w:adjustRightInd w:val="0"/>
        <w:spacing w:after="0" w:line="240" w:lineRule="auto"/>
        <w:rPr>
          <w:rFonts w:ascii="Arial Narrow" w:hAnsi="Arial Narrow"/>
          <w:b/>
          <w:bCs/>
        </w:rPr>
      </w:pPr>
      <w:r>
        <w:rPr>
          <w:rFonts w:ascii="Arial Narrow" w:hAnsi="Arial Narrow"/>
          <w:b/>
          <w:bCs/>
        </w:rPr>
        <w:t>Bidder</w:t>
      </w:r>
      <w:r w:rsidR="00CA5DB4">
        <w:rPr>
          <w:rFonts w:ascii="Arial Narrow" w:hAnsi="Arial Narrow"/>
          <w:b/>
          <w:bCs/>
        </w:rPr>
        <w:t xml:space="preserve"> </w:t>
      </w:r>
      <w:r w:rsidR="00E9746D" w:rsidRPr="009D2044">
        <w:rPr>
          <w:rFonts w:ascii="Arial Narrow" w:hAnsi="Arial Narrow"/>
          <w:b/>
          <w:bCs/>
        </w:rPr>
        <w:t>Response</w:t>
      </w:r>
      <w:r w:rsidR="00E9746D">
        <w:rPr>
          <w:rFonts w:ascii="Arial Narrow" w:hAnsi="Arial Narrow"/>
          <w:b/>
          <w:bCs/>
        </w:rPr>
        <w:t xml:space="preserve"> to Specifications/SOW Requirements</w:t>
      </w:r>
      <w:proofErr w:type="gramStart"/>
      <w:r w:rsidR="00E9746D" w:rsidRPr="00153A06">
        <w:rPr>
          <w:rFonts w:ascii="Arial Narrow" w:hAnsi="Arial Narrow"/>
          <w:bCs/>
        </w:rPr>
        <w:t xml:space="preserve">:  </w:t>
      </w:r>
      <w:r w:rsidR="00E9746D">
        <w:rPr>
          <w:rFonts w:ascii="Arial Narrow" w:hAnsi="Arial Narrow"/>
          <w:bCs/>
        </w:rPr>
        <w:t>Please</w:t>
      </w:r>
      <w:proofErr w:type="gramEnd"/>
      <w:r w:rsidR="00E9746D">
        <w:rPr>
          <w:rFonts w:ascii="Arial Narrow" w:hAnsi="Arial Narrow"/>
          <w:bCs/>
        </w:rPr>
        <w:t xml:space="preserve"> confirm understanding of the requirements or state any exceptions. (Any exceptions to the requirements will be evaluated and determined whether they are in the best interest of the County.)</w:t>
      </w:r>
    </w:p>
    <w:p w14:paraId="0B62CFED" w14:textId="77777777" w:rsidR="00E9746D" w:rsidRDefault="00E9746D" w:rsidP="00E9746D">
      <w:pPr>
        <w:keepNext/>
        <w:spacing w:after="0" w:line="240" w:lineRule="auto"/>
        <w:outlineLvl w:val="1"/>
        <w:rPr>
          <w:rFonts w:ascii="Arial Narrow" w:hAnsi="Arial Narrow"/>
          <w:b/>
          <w:bCs/>
        </w:rPr>
      </w:pPr>
    </w:p>
    <w:p w14:paraId="0B62CFEE" w14:textId="77777777" w:rsidR="00E9746D" w:rsidRDefault="00900E71" w:rsidP="00E9746D">
      <w:pPr>
        <w:pBdr>
          <w:top w:val="single" w:sz="4" w:space="1" w:color="auto"/>
          <w:left w:val="single" w:sz="4" w:space="4" w:color="auto"/>
          <w:bottom w:val="single" w:sz="4" w:space="1" w:color="auto"/>
          <w:right w:val="single" w:sz="4" w:space="4" w:color="auto"/>
        </w:pBdr>
        <w:spacing w:after="0" w:line="240" w:lineRule="auto"/>
        <w:ind w:left="1260" w:hanging="900"/>
        <w:jc w:val="both"/>
        <w:rPr>
          <w:rFonts w:ascii="Arial Narrow" w:eastAsia="Times" w:hAnsi="Arial Narrow"/>
          <w:b/>
          <w:bCs/>
        </w:rPr>
      </w:pPr>
      <w:r>
        <w:rPr>
          <w:rFonts w:ascii="Arial Narrow" w:eastAsia="Times" w:hAnsi="Arial Narrow"/>
          <w:b/>
          <w:bCs/>
        </w:rPr>
        <w:t>Initial Here:</w:t>
      </w:r>
    </w:p>
    <w:p w14:paraId="0B62CFEF" w14:textId="77777777" w:rsidR="00900E71" w:rsidRDefault="00900E71" w:rsidP="00E9746D">
      <w:pPr>
        <w:pBdr>
          <w:top w:val="single" w:sz="4" w:space="1" w:color="auto"/>
          <w:left w:val="single" w:sz="4" w:space="4" w:color="auto"/>
          <w:bottom w:val="single" w:sz="4" w:space="1" w:color="auto"/>
          <w:right w:val="single" w:sz="4" w:space="4" w:color="auto"/>
        </w:pBdr>
        <w:spacing w:after="0" w:line="240" w:lineRule="auto"/>
        <w:ind w:left="1260" w:hanging="900"/>
        <w:jc w:val="both"/>
        <w:rPr>
          <w:rFonts w:ascii="Arial Narrow" w:eastAsia="Times" w:hAnsi="Arial Narrow"/>
          <w:b/>
          <w:bCs/>
        </w:rPr>
      </w:pPr>
    </w:p>
    <w:p w14:paraId="0B62CFF0" w14:textId="77777777" w:rsidR="00EC2053" w:rsidRPr="006A10E6" w:rsidRDefault="00E9746D" w:rsidP="00B230DE">
      <w:pPr>
        <w:pStyle w:val="Heading3"/>
      </w:pPr>
      <w:r w:rsidRPr="00A6162C">
        <w:rPr>
          <w:i/>
          <w:color w:val="000000"/>
          <w:sz w:val="32"/>
          <w:szCs w:val="32"/>
        </w:rPr>
        <w:br w:type="page"/>
      </w:r>
      <w:bookmarkStart w:id="229" w:name="_Toc220415626"/>
      <w:bookmarkStart w:id="230" w:name="_Toc454344807"/>
      <w:r w:rsidR="00EC2053">
        <w:lastRenderedPageBreak/>
        <w:t>5.6</w:t>
      </w:r>
      <w:r w:rsidR="00EC2053">
        <w:tab/>
        <w:t>TERMS AND CONDITIONS FORM</w:t>
      </w:r>
      <w:bookmarkEnd w:id="229"/>
      <w:r w:rsidR="00EC2053">
        <w:t xml:space="preserve"> </w:t>
      </w:r>
      <w:bookmarkEnd w:id="230"/>
    </w:p>
    <w:p w14:paraId="0B62CFF1" w14:textId="77777777" w:rsidR="00EC2053" w:rsidRPr="006A10E6" w:rsidRDefault="00EC2053" w:rsidP="00EC2053">
      <w:pPr>
        <w:ind w:left="720"/>
        <w:rPr>
          <w:rFonts w:ascii="Arial Narrow" w:hAnsi="Arial Narrow"/>
          <w:bCs/>
        </w:rPr>
      </w:pPr>
      <w:r>
        <w:rPr>
          <w:rFonts w:ascii="Arial Narrow" w:hAnsi="Arial Narrow"/>
          <w:bCs/>
        </w:rPr>
        <w:t xml:space="preserve">Please </w:t>
      </w:r>
      <w:proofErr w:type="gramStart"/>
      <w:r>
        <w:rPr>
          <w:rFonts w:ascii="Arial Narrow" w:hAnsi="Arial Narrow"/>
          <w:bCs/>
        </w:rPr>
        <w:t>reference</w:t>
      </w:r>
      <w:proofErr w:type="gramEnd"/>
      <w:r>
        <w:rPr>
          <w:rFonts w:ascii="Arial Narrow" w:hAnsi="Arial Narrow"/>
          <w:bCs/>
        </w:rPr>
        <w:t xml:space="preserve"> the attached Agreement/Contract or Terms &amp; Conditions Document.</w:t>
      </w:r>
      <w:r w:rsidRPr="006A10E6">
        <w:rPr>
          <w:rFonts w:ascii="Arial Narrow" w:hAnsi="Arial Narrow"/>
          <w:bCs/>
        </w:rPr>
        <w:t xml:space="preserve"> </w:t>
      </w:r>
    </w:p>
    <w:p w14:paraId="0B62CFF2" w14:textId="77777777" w:rsidR="00EC2053" w:rsidRPr="00471755" w:rsidRDefault="00EC2053" w:rsidP="00471755">
      <w:pPr>
        <w:rPr>
          <w:rFonts w:ascii="Arial Narrow" w:hAnsi="Arial Narrow"/>
          <w:b/>
        </w:rPr>
      </w:pPr>
      <w:bookmarkStart w:id="231" w:name="_Toc454344808"/>
      <w:r w:rsidRPr="00471755">
        <w:rPr>
          <w:rFonts w:ascii="Arial Narrow" w:hAnsi="Arial Narrow"/>
          <w:b/>
        </w:rPr>
        <w:t>Confirmation of review of Terms &amp; Conditions</w:t>
      </w:r>
      <w:bookmarkEnd w:id="231"/>
      <w:r w:rsidRPr="00471755">
        <w:rPr>
          <w:rFonts w:ascii="Arial Narrow" w:hAnsi="Arial Narrow"/>
          <w:b/>
        </w:rPr>
        <w:t xml:space="preserve"> </w:t>
      </w:r>
    </w:p>
    <w:tbl>
      <w:tblPr>
        <w:tblW w:w="9406" w:type="dxa"/>
        <w:tblLook w:val="04A0" w:firstRow="1" w:lastRow="0" w:firstColumn="1" w:lastColumn="0" w:noHBand="0" w:noVBand="1"/>
      </w:tblPr>
      <w:tblGrid>
        <w:gridCol w:w="6212"/>
        <w:gridCol w:w="3194"/>
      </w:tblGrid>
      <w:tr w:rsidR="002F3700" w:rsidRPr="007321C4" w14:paraId="0B62CFF5" w14:textId="77777777" w:rsidTr="005433DF">
        <w:tc>
          <w:tcPr>
            <w:tcW w:w="6212" w:type="dxa"/>
          </w:tcPr>
          <w:p w14:paraId="0B62CFF3" w14:textId="77777777" w:rsidR="002F3700" w:rsidRPr="007321C4" w:rsidRDefault="002F3700" w:rsidP="00EC2053">
            <w:pPr>
              <w:rPr>
                <w:rFonts w:ascii="Arial Narrow" w:hAnsi="Arial Narrow"/>
              </w:rPr>
            </w:pPr>
            <w:r w:rsidRPr="007321C4">
              <w:rPr>
                <w:rFonts w:ascii="Arial Narrow" w:hAnsi="Arial Narrow"/>
              </w:rPr>
              <w:t>I have reviewed the terms and conditions.</w:t>
            </w:r>
            <w:r w:rsidRPr="007321C4">
              <w:rPr>
                <w:rFonts w:ascii="Arial Narrow" w:hAnsi="Arial Narrow"/>
              </w:rPr>
              <w:tab/>
            </w:r>
          </w:p>
        </w:tc>
        <w:tc>
          <w:tcPr>
            <w:tcW w:w="3194" w:type="dxa"/>
          </w:tcPr>
          <w:p w14:paraId="0B62CFF4" w14:textId="77777777" w:rsidR="002F3700" w:rsidRPr="007321C4" w:rsidRDefault="002F3700" w:rsidP="00EC2053">
            <w:pPr>
              <w:rPr>
                <w:rFonts w:ascii="Arial Narrow" w:hAnsi="Arial Narrow"/>
              </w:rPr>
            </w:pPr>
            <w:r w:rsidRPr="007321C4">
              <w:rPr>
                <w:rFonts w:ascii="Arial Narrow" w:hAnsi="Arial Narrow"/>
              </w:rPr>
              <w:t>YES</w:t>
            </w:r>
            <w:r w:rsidRPr="007321C4">
              <w:rPr>
                <w:rFonts w:ascii="Arial Narrow" w:hAnsi="Arial Narrow"/>
              </w:rPr>
              <w:tab/>
            </w:r>
            <w:r w:rsidRPr="007321C4">
              <w:rPr>
                <w:rFonts w:ascii="Arial Narrow" w:hAnsi="Arial Narrow"/>
              </w:rPr>
              <w:tab/>
              <w:t>NO</w:t>
            </w:r>
          </w:p>
        </w:tc>
      </w:tr>
      <w:tr w:rsidR="002F3700" w:rsidRPr="007321C4" w14:paraId="0B62CFF8" w14:textId="77777777" w:rsidTr="005433DF">
        <w:tc>
          <w:tcPr>
            <w:tcW w:w="6212" w:type="dxa"/>
          </w:tcPr>
          <w:p w14:paraId="0B62CFF6" w14:textId="77777777" w:rsidR="002F3700" w:rsidRPr="007321C4" w:rsidRDefault="002F3700" w:rsidP="00EC2053">
            <w:pPr>
              <w:rPr>
                <w:rFonts w:ascii="Arial Narrow" w:hAnsi="Arial Narrow"/>
              </w:rPr>
            </w:pPr>
            <w:r w:rsidRPr="007321C4">
              <w:rPr>
                <w:rFonts w:ascii="Arial Narrow" w:hAnsi="Arial Narrow"/>
              </w:rPr>
              <w:t>I have thoroughly reviewed the “insurance requirements” section and can meet the requirements, if awarded the contract.</w:t>
            </w:r>
          </w:p>
        </w:tc>
        <w:tc>
          <w:tcPr>
            <w:tcW w:w="3194" w:type="dxa"/>
          </w:tcPr>
          <w:p w14:paraId="0B62CFF7" w14:textId="77777777" w:rsidR="002F3700" w:rsidRPr="007321C4" w:rsidRDefault="002F3700" w:rsidP="00EC2053">
            <w:pPr>
              <w:rPr>
                <w:rFonts w:ascii="Arial Narrow" w:hAnsi="Arial Narrow"/>
              </w:rPr>
            </w:pPr>
            <w:r w:rsidRPr="007321C4">
              <w:rPr>
                <w:rFonts w:ascii="Arial Narrow" w:hAnsi="Arial Narrow"/>
              </w:rPr>
              <w:t>YES</w:t>
            </w:r>
            <w:r w:rsidRPr="007321C4">
              <w:rPr>
                <w:rFonts w:ascii="Arial Narrow" w:hAnsi="Arial Narrow"/>
              </w:rPr>
              <w:tab/>
            </w:r>
            <w:r w:rsidRPr="007321C4">
              <w:rPr>
                <w:rFonts w:ascii="Arial Narrow" w:hAnsi="Arial Narrow"/>
              </w:rPr>
              <w:tab/>
              <w:t>NO</w:t>
            </w:r>
          </w:p>
        </w:tc>
      </w:tr>
      <w:tr w:rsidR="002F3700" w:rsidRPr="007321C4" w14:paraId="0B62CFFB" w14:textId="77777777" w:rsidTr="005433DF">
        <w:tc>
          <w:tcPr>
            <w:tcW w:w="6212" w:type="dxa"/>
          </w:tcPr>
          <w:p w14:paraId="4D6367D5" w14:textId="77777777" w:rsidR="005B684C" w:rsidRDefault="002F3700" w:rsidP="00EC2053">
            <w:pPr>
              <w:rPr>
                <w:rFonts w:ascii="Arial Narrow" w:hAnsi="Arial Narrow"/>
              </w:rPr>
            </w:pPr>
            <w:r w:rsidRPr="007321C4">
              <w:rPr>
                <w:rFonts w:ascii="Arial Narrow" w:hAnsi="Arial Narrow"/>
              </w:rPr>
              <w:t xml:space="preserve">I accept </w:t>
            </w:r>
            <w:r w:rsidRPr="007321C4">
              <w:rPr>
                <w:rFonts w:ascii="Arial Narrow" w:hAnsi="Arial Narrow"/>
                <w:u w:val="single"/>
              </w:rPr>
              <w:t>all</w:t>
            </w:r>
            <w:r w:rsidRPr="007321C4">
              <w:rPr>
                <w:rFonts w:ascii="Arial Narrow" w:hAnsi="Arial Narrow"/>
              </w:rPr>
              <w:t xml:space="preserve"> the terms and conditions outlined.</w:t>
            </w:r>
            <w:r w:rsidR="005B684C">
              <w:rPr>
                <w:rFonts w:ascii="Arial Narrow" w:hAnsi="Arial Narrow"/>
              </w:rPr>
              <w:t xml:space="preserve"> </w:t>
            </w:r>
          </w:p>
          <w:p w14:paraId="1998AE5A" w14:textId="11657FF3" w:rsidR="005B684C" w:rsidRDefault="005B684C" w:rsidP="00EC2053">
            <w:pPr>
              <w:rPr>
                <w:rStyle w:val="Strong"/>
                <w:rFonts w:ascii="Arial Narrow" w:hAnsi="Arial Narrow"/>
                <w:b w:val="0"/>
              </w:rPr>
            </w:pPr>
            <w:r>
              <w:rPr>
                <w:rFonts w:ascii="Arial Narrow" w:hAnsi="Arial Narrow"/>
              </w:rPr>
              <w:t>I have exceptions to the Terms &amp; Conditions or Form of Agreement and have submitted redlines with my proposal.</w:t>
            </w:r>
            <w:r w:rsidRPr="00FB553F">
              <w:rPr>
                <w:rStyle w:val="Strong"/>
                <w:rFonts w:ascii="Arial Narrow" w:hAnsi="Arial Narrow"/>
                <w:b w:val="0"/>
              </w:rPr>
              <w:t xml:space="preserve"> </w:t>
            </w:r>
          </w:p>
          <w:p w14:paraId="0B62CFF9" w14:textId="77BFF14A" w:rsidR="00DF4AA6" w:rsidRPr="007321C4" w:rsidRDefault="005B684C" w:rsidP="00EC2053">
            <w:pPr>
              <w:rPr>
                <w:rFonts w:ascii="Arial Narrow" w:hAnsi="Arial Narrow"/>
              </w:rPr>
            </w:pPr>
            <w:r w:rsidRPr="00FB553F">
              <w:rPr>
                <w:rStyle w:val="Strong"/>
                <w:rFonts w:ascii="Arial Narrow" w:hAnsi="Arial Narrow"/>
                <w:b w:val="0"/>
              </w:rPr>
              <w:t>I</w:t>
            </w:r>
            <w:r>
              <w:rPr>
                <w:rStyle w:val="Strong"/>
                <w:rFonts w:ascii="Arial Narrow" w:hAnsi="Arial Narrow"/>
                <w:b w:val="0"/>
              </w:rPr>
              <w:t xml:space="preserve"> have read and</w:t>
            </w:r>
            <w:r w:rsidRPr="00FB553F">
              <w:rPr>
                <w:rStyle w:val="Strong"/>
                <w:rFonts w:ascii="Arial Narrow" w:hAnsi="Arial Narrow"/>
                <w:b w:val="0"/>
              </w:rPr>
              <w:t xml:space="preserve"> agree to extend our pricing to other municipalities and counties across the state, including school districts and local governmental entities, and agencies for the public benefit (“Public Agencies”), through the Collaborative Procurement Plus (“CoPro+”) program, which includes the reporting and administrative fee requirements.</w:t>
            </w:r>
          </w:p>
        </w:tc>
        <w:tc>
          <w:tcPr>
            <w:tcW w:w="3194" w:type="dxa"/>
          </w:tcPr>
          <w:p w14:paraId="78742729" w14:textId="77777777" w:rsidR="002F3700" w:rsidRDefault="002F3700" w:rsidP="00EC2053">
            <w:pPr>
              <w:rPr>
                <w:rFonts w:ascii="Arial Narrow" w:hAnsi="Arial Narrow"/>
              </w:rPr>
            </w:pPr>
            <w:r w:rsidRPr="007321C4">
              <w:rPr>
                <w:rFonts w:ascii="Arial Narrow" w:hAnsi="Arial Narrow"/>
              </w:rPr>
              <w:t>YES</w:t>
            </w:r>
            <w:r w:rsidRPr="007321C4">
              <w:rPr>
                <w:rFonts w:ascii="Arial Narrow" w:hAnsi="Arial Narrow"/>
              </w:rPr>
              <w:tab/>
            </w:r>
            <w:r w:rsidRPr="007321C4">
              <w:rPr>
                <w:rFonts w:ascii="Arial Narrow" w:hAnsi="Arial Narrow"/>
              </w:rPr>
              <w:tab/>
              <w:t>NO</w:t>
            </w:r>
          </w:p>
          <w:p w14:paraId="6C70B334" w14:textId="77777777" w:rsidR="00DF4AA6" w:rsidRDefault="00DF4AA6" w:rsidP="00EC2053">
            <w:pPr>
              <w:rPr>
                <w:rFonts w:ascii="Arial Narrow" w:hAnsi="Arial Narrow"/>
              </w:rPr>
            </w:pPr>
            <w:r>
              <w:rPr>
                <w:rFonts w:ascii="Arial Narrow" w:hAnsi="Arial Narrow"/>
              </w:rPr>
              <w:t>YES                     NO</w:t>
            </w:r>
          </w:p>
          <w:p w14:paraId="20528BD0" w14:textId="77777777" w:rsidR="005B684C" w:rsidRDefault="005B684C" w:rsidP="00EC2053">
            <w:pPr>
              <w:rPr>
                <w:rFonts w:ascii="Arial Narrow" w:hAnsi="Arial Narrow"/>
              </w:rPr>
            </w:pPr>
          </w:p>
          <w:p w14:paraId="0B62CFFA" w14:textId="7DEA4B2A" w:rsidR="00DF4AA6" w:rsidRPr="007321C4" w:rsidRDefault="00DF4AA6" w:rsidP="00EC2053">
            <w:pPr>
              <w:rPr>
                <w:rFonts w:ascii="Arial Narrow" w:hAnsi="Arial Narrow"/>
              </w:rPr>
            </w:pPr>
            <w:r>
              <w:rPr>
                <w:rFonts w:ascii="Arial Narrow" w:hAnsi="Arial Narrow"/>
              </w:rPr>
              <w:t>YES                     NO</w:t>
            </w:r>
          </w:p>
        </w:tc>
      </w:tr>
    </w:tbl>
    <w:p w14:paraId="7C1B44A9" w14:textId="77777777" w:rsidR="005B684C" w:rsidRDefault="005B684C" w:rsidP="002F3700">
      <w:pPr>
        <w:spacing w:after="0" w:line="240" w:lineRule="auto"/>
        <w:rPr>
          <w:rFonts w:ascii="Arial Narrow" w:hAnsi="Arial Narrow"/>
        </w:rPr>
      </w:pPr>
    </w:p>
    <w:p w14:paraId="7360B3F8" w14:textId="77777777" w:rsidR="005B684C" w:rsidRDefault="005B684C" w:rsidP="002F3700">
      <w:pPr>
        <w:spacing w:after="0" w:line="240" w:lineRule="auto"/>
        <w:rPr>
          <w:rFonts w:ascii="Arial Narrow" w:hAnsi="Arial Narrow"/>
        </w:rPr>
      </w:pPr>
    </w:p>
    <w:p w14:paraId="0B62CFFC" w14:textId="3D25EF78" w:rsidR="00EC2053" w:rsidRPr="002F3700" w:rsidRDefault="00DF4AA6" w:rsidP="002F3700">
      <w:pPr>
        <w:spacing w:after="0" w:line="240" w:lineRule="auto"/>
        <w:rPr>
          <w:rFonts w:ascii="Arial Narrow" w:hAnsi="Arial Narrow"/>
        </w:rPr>
      </w:pPr>
      <w:ins w:id="232" w:author="Jane Enright" w:date="2026-01-27T13:15:00Z" w16du:dateUtc="2026-01-27T18:15:00Z">
        <w:r>
          <w:rPr>
            <w:rFonts w:ascii="Arial Narrow" w:hAnsi="Arial Narrow"/>
          </w:rPr>
          <w:t xml:space="preserve">  </w:t>
        </w:r>
      </w:ins>
      <w:r w:rsidR="00EC2053" w:rsidRPr="00E23B39">
        <w:rPr>
          <w:rFonts w:ascii="Arial Narrow" w:hAnsi="Arial Narrow"/>
        </w:rPr>
        <w:tab/>
      </w:r>
      <w:r w:rsidR="00A9428B">
        <w:rPr>
          <w:rFonts w:ascii="Arial Narrow" w:hAnsi="Arial Narrow"/>
        </w:rPr>
        <w:tab/>
      </w:r>
    </w:p>
    <w:p w14:paraId="0B62CFFD" w14:textId="77777777" w:rsidR="00EC2053" w:rsidRPr="00153A06" w:rsidRDefault="00EC2053" w:rsidP="002F3700">
      <w:pPr>
        <w:spacing w:after="0" w:line="240" w:lineRule="auto"/>
        <w:rPr>
          <w:rFonts w:ascii="Arial Narrow" w:hAnsi="Arial Narrow"/>
          <w:b/>
          <w:bCs/>
        </w:rPr>
      </w:pPr>
      <w:r w:rsidRPr="00153A06">
        <w:rPr>
          <w:rFonts w:ascii="Arial Narrow" w:hAnsi="Arial Narrow"/>
          <w:b/>
          <w:bCs/>
        </w:rPr>
        <w:t xml:space="preserve">Company </w:t>
      </w:r>
      <w:r>
        <w:rPr>
          <w:rFonts w:ascii="Arial Narrow" w:hAnsi="Arial Narrow"/>
          <w:b/>
          <w:bCs/>
        </w:rPr>
        <w:t xml:space="preserve">Representative’s </w:t>
      </w:r>
      <w:r w:rsidRPr="00153A06">
        <w:rPr>
          <w:rFonts w:ascii="Arial Narrow" w:hAnsi="Arial Narrow"/>
          <w:b/>
          <w:bCs/>
        </w:rPr>
        <w:t>Name</w:t>
      </w:r>
      <w:r>
        <w:rPr>
          <w:rFonts w:ascii="Arial Narrow" w:hAnsi="Arial Narrow"/>
          <w:b/>
          <w:bCs/>
        </w:rPr>
        <w:t>___________________________________________</w:t>
      </w:r>
    </w:p>
    <w:p w14:paraId="0B62CFFE" w14:textId="77777777" w:rsidR="00EC2053" w:rsidRDefault="00EC2053" w:rsidP="00EC2053">
      <w:pPr>
        <w:spacing w:after="0" w:line="240" w:lineRule="auto"/>
        <w:rPr>
          <w:rFonts w:ascii="Arial Narrow" w:hAnsi="Arial Narrow"/>
        </w:rPr>
      </w:pPr>
    </w:p>
    <w:p w14:paraId="0B62CFFF" w14:textId="77777777" w:rsidR="00EC2053" w:rsidRDefault="00EC2053" w:rsidP="00EC2053">
      <w:pPr>
        <w:spacing w:after="0" w:line="240" w:lineRule="auto"/>
        <w:rPr>
          <w:rFonts w:ascii="Arial Narrow" w:hAnsi="Arial Narrow"/>
        </w:rPr>
      </w:pPr>
      <w:r w:rsidRPr="006A10E6">
        <w:rPr>
          <w:rFonts w:ascii="Arial Narrow" w:hAnsi="Arial Narrow"/>
          <w:b/>
        </w:rPr>
        <w:t>Company Name</w:t>
      </w:r>
      <w:r>
        <w:rPr>
          <w:rFonts w:ascii="Arial Narrow" w:hAnsi="Arial Narrow"/>
        </w:rPr>
        <w:t>__________________________________________________________</w:t>
      </w:r>
    </w:p>
    <w:p w14:paraId="0B62D000" w14:textId="77777777" w:rsidR="00EC2053" w:rsidRDefault="00EC2053" w:rsidP="00EC2053">
      <w:pPr>
        <w:spacing w:after="0" w:line="240" w:lineRule="auto"/>
        <w:rPr>
          <w:rFonts w:ascii="Arial Narrow" w:hAnsi="Arial Narrow"/>
        </w:rPr>
      </w:pPr>
    </w:p>
    <w:p w14:paraId="0B62D001" w14:textId="77777777" w:rsidR="00EC2053" w:rsidRPr="00EF1C2B" w:rsidRDefault="00EC2053" w:rsidP="00EC2053">
      <w:pPr>
        <w:spacing w:after="0" w:line="240" w:lineRule="auto"/>
        <w:rPr>
          <w:rFonts w:ascii="Arial Narrow" w:hAnsi="Arial Narrow"/>
        </w:rPr>
      </w:pPr>
      <w:r>
        <w:rPr>
          <w:rFonts w:ascii="Arial Narrow" w:hAnsi="Arial Narrow"/>
        </w:rPr>
        <w:t>Any exceptions to the Terms &amp;</w:t>
      </w:r>
      <w:r w:rsidRPr="00153A06">
        <w:rPr>
          <w:rFonts w:ascii="Arial Narrow" w:hAnsi="Arial Narrow"/>
        </w:rPr>
        <w:t xml:space="preserve"> Conditions</w:t>
      </w:r>
      <w:r w:rsidR="00F93BDD">
        <w:rPr>
          <w:rFonts w:ascii="Arial Narrow" w:hAnsi="Arial Narrow"/>
        </w:rPr>
        <w:t xml:space="preserve"> and/or insurance requirements</w:t>
      </w:r>
      <w:r w:rsidRPr="00153A06">
        <w:rPr>
          <w:rFonts w:ascii="Arial Narrow" w:hAnsi="Arial Narrow"/>
        </w:rPr>
        <w:t xml:space="preserve"> contained herein shall be noted in writing</w:t>
      </w:r>
      <w:r>
        <w:rPr>
          <w:rFonts w:ascii="Arial Narrow" w:hAnsi="Arial Narrow"/>
        </w:rPr>
        <w:t xml:space="preserve"> </w:t>
      </w:r>
      <w:proofErr w:type="gramStart"/>
      <w:r>
        <w:rPr>
          <w:rFonts w:ascii="Arial Narrow" w:hAnsi="Arial Narrow"/>
        </w:rPr>
        <w:t>below</w:t>
      </w:r>
      <w:r w:rsidR="00A9428B">
        <w:rPr>
          <w:rFonts w:ascii="Arial Narrow" w:hAnsi="Arial Narrow"/>
        </w:rPr>
        <w:t>, or</w:t>
      </w:r>
      <w:proofErr w:type="gramEnd"/>
      <w:r w:rsidR="00A9428B">
        <w:rPr>
          <w:rFonts w:ascii="Arial Narrow" w:hAnsi="Arial Narrow"/>
        </w:rPr>
        <w:t xml:space="preserve"> attached as a redlined (MS Word) version of the document and included</w:t>
      </w:r>
      <w:r w:rsidRPr="00153A06">
        <w:rPr>
          <w:rFonts w:ascii="Arial Narrow" w:hAnsi="Arial Narrow"/>
        </w:rPr>
        <w:t xml:space="preserve"> with the bid subm</w:t>
      </w:r>
      <w:r w:rsidRPr="00DF6580">
        <w:rPr>
          <w:rFonts w:ascii="Arial Narrow" w:hAnsi="Arial Narrow"/>
        </w:rPr>
        <w:t>ittal.</w:t>
      </w:r>
      <w:r w:rsidR="002315B5" w:rsidRPr="00DF6580">
        <w:rPr>
          <w:rFonts w:ascii="Arial Narrow" w:hAnsi="Arial Narrow"/>
        </w:rPr>
        <w:t xml:space="preserve"> If none or not applicable, indicate “None” or “Not Applicable” below and provide signature.</w:t>
      </w:r>
    </w:p>
    <w:p w14:paraId="0B62D002" w14:textId="77777777" w:rsidR="00EC2053" w:rsidRDefault="00EC2053" w:rsidP="00EC2053">
      <w:pPr>
        <w:spacing w:after="0" w:line="240" w:lineRule="auto"/>
        <w:rPr>
          <w:rFonts w:ascii="Arial Narrow" w:hAnsi="Arial Narrow"/>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785"/>
        <w:gridCol w:w="6565"/>
      </w:tblGrid>
      <w:tr w:rsidR="00EC2053" w:rsidRPr="00A6162C" w14:paraId="0B62D005" w14:textId="77777777" w:rsidTr="00FD5E09">
        <w:tc>
          <w:tcPr>
            <w:tcW w:w="2785" w:type="dxa"/>
            <w:vAlign w:val="center"/>
          </w:tcPr>
          <w:p w14:paraId="0B62D003" w14:textId="77777777" w:rsidR="00EC2053" w:rsidRPr="00A6162C" w:rsidRDefault="00EC2053" w:rsidP="00FD5E09">
            <w:pPr>
              <w:rPr>
                <w:rFonts w:ascii="Arial Narrow" w:hAnsi="Arial Narrow"/>
              </w:rPr>
            </w:pPr>
            <w:r w:rsidRPr="00A6162C">
              <w:rPr>
                <w:rFonts w:ascii="Arial Narrow" w:hAnsi="Arial Narrow"/>
              </w:rPr>
              <w:t>Page Number</w:t>
            </w:r>
          </w:p>
        </w:tc>
        <w:tc>
          <w:tcPr>
            <w:tcW w:w="6565" w:type="dxa"/>
          </w:tcPr>
          <w:p w14:paraId="0B62D004" w14:textId="77777777" w:rsidR="00EC2053" w:rsidRPr="00A6162C" w:rsidRDefault="00EC2053" w:rsidP="00FD5E09">
            <w:pPr>
              <w:rPr>
                <w:rFonts w:ascii="Arial Narrow" w:hAnsi="Arial Narrow"/>
              </w:rPr>
            </w:pPr>
          </w:p>
        </w:tc>
      </w:tr>
      <w:tr w:rsidR="00EC2053" w:rsidRPr="00A6162C" w14:paraId="0B62D008" w14:textId="77777777" w:rsidTr="00FD5E09">
        <w:tc>
          <w:tcPr>
            <w:tcW w:w="2785" w:type="dxa"/>
            <w:vAlign w:val="center"/>
          </w:tcPr>
          <w:p w14:paraId="0B62D006" w14:textId="77777777" w:rsidR="00EC2053" w:rsidRPr="00A6162C" w:rsidRDefault="00EC2053" w:rsidP="00FD5E09">
            <w:pPr>
              <w:rPr>
                <w:rFonts w:ascii="Arial Narrow" w:hAnsi="Arial Narrow"/>
              </w:rPr>
            </w:pPr>
            <w:r w:rsidRPr="00A6162C">
              <w:rPr>
                <w:rFonts w:ascii="Arial Narrow" w:hAnsi="Arial Narrow"/>
              </w:rPr>
              <w:t>Outline Number or Paragraph</w:t>
            </w:r>
          </w:p>
        </w:tc>
        <w:tc>
          <w:tcPr>
            <w:tcW w:w="6565" w:type="dxa"/>
          </w:tcPr>
          <w:p w14:paraId="0B62D007" w14:textId="77777777" w:rsidR="00EC2053" w:rsidRPr="00A6162C" w:rsidRDefault="00EC2053" w:rsidP="00FD5E09">
            <w:pPr>
              <w:rPr>
                <w:rFonts w:ascii="Arial Narrow" w:hAnsi="Arial Narrow"/>
              </w:rPr>
            </w:pPr>
          </w:p>
        </w:tc>
      </w:tr>
      <w:tr w:rsidR="00EC2053" w:rsidRPr="00A6162C" w14:paraId="0B62D00B" w14:textId="77777777" w:rsidTr="00FD5E09">
        <w:tc>
          <w:tcPr>
            <w:tcW w:w="2785" w:type="dxa"/>
            <w:vAlign w:val="center"/>
          </w:tcPr>
          <w:p w14:paraId="0B62D009" w14:textId="77777777" w:rsidR="00EC2053" w:rsidRPr="00A6162C" w:rsidRDefault="00EC2053" w:rsidP="00FD5E09">
            <w:pPr>
              <w:rPr>
                <w:rFonts w:ascii="Arial Narrow" w:hAnsi="Arial Narrow"/>
              </w:rPr>
            </w:pPr>
            <w:r w:rsidRPr="00A6162C">
              <w:rPr>
                <w:rFonts w:ascii="Arial Narrow" w:hAnsi="Arial Narrow"/>
              </w:rPr>
              <w:t>Term, Condition or Specification</w:t>
            </w:r>
          </w:p>
        </w:tc>
        <w:tc>
          <w:tcPr>
            <w:tcW w:w="6565" w:type="dxa"/>
          </w:tcPr>
          <w:p w14:paraId="0B62D00A" w14:textId="77777777" w:rsidR="00EC2053" w:rsidRPr="00A6162C" w:rsidRDefault="00EC2053" w:rsidP="00FD5E09">
            <w:pPr>
              <w:rPr>
                <w:rFonts w:ascii="Arial Narrow" w:hAnsi="Arial Narrow"/>
              </w:rPr>
            </w:pPr>
          </w:p>
        </w:tc>
      </w:tr>
      <w:tr w:rsidR="00EC2053" w:rsidRPr="00A6162C" w14:paraId="0B62D00E" w14:textId="77777777" w:rsidTr="00FD5E09">
        <w:tc>
          <w:tcPr>
            <w:tcW w:w="2785" w:type="dxa"/>
            <w:vAlign w:val="center"/>
          </w:tcPr>
          <w:p w14:paraId="0B62D00C" w14:textId="77777777" w:rsidR="00EC2053" w:rsidRPr="00A6162C" w:rsidRDefault="00EC2053" w:rsidP="00FD5E09">
            <w:pPr>
              <w:rPr>
                <w:rFonts w:ascii="Arial Narrow" w:hAnsi="Arial Narrow"/>
              </w:rPr>
            </w:pPr>
            <w:r w:rsidRPr="00A6162C">
              <w:rPr>
                <w:rFonts w:ascii="Arial Narrow" w:hAnsi="Arial Narrow"/>
              </w:rPr>
              <w:t>Exception</w:t>
            </w:r>
          </w:p>
        </w:tc>
        <w:tc>
          <w:tcPr>
            <w:tcW w:w="6565" w:type="dxa"/>
          </w:tcPr>
          <w:p w14:paraId="0B62D00D" w14:textId="77777777" w:rsidR="00EC2053" w:rsidRPr="00A6162C" w:rsidRDefault="00EC2053" w:rsidP="00FD5E09">
            <w:pPr>
              <w:rPr>
                <w:rFonts w:ascii="Arial Narrow" w:hAnsi="Arial Narrow"/>
              </w:rPr>
            </w:pPr>
          </w:p>
        </w:tc>
      </w:tr>
      <w:tr w:rsidR="00EC2053" w:rsidRPr="00A6162C" w14:paraId="0B62D011" w14:textId="77777777" w:rsidTr="002315B5">
        <w:trPr>
          <w:trHeight w:val="958"/>
        </w:trPr>
        <w:tc>
          <w:tcPr>
            <w:tcW w:w="2785" w:type="dxa"/>
            <w:vAlign w:val="center"/>
          </w:tcPr>
          <w:p w14:paraId="0B62D00F" w14:textId="77777777" w:rsidR="00EC2053" w:rsidRPr="00A6162C" w:rsidRDefault="00EC2053" w:rsidP="00FD5E09">
            <w:pPr>
              <w:rPr>
                <w:rFonts w:ascii="Arial Narrow" w:hAnsi="Arial Narrow"/>
              </w:rPr>
            </w:pPr>
            <w:r w:rsidRPr="00A6162C">
              <w:rPr>
                <w:rFonts w:ascii="Arial Narrow" w:hAnsi="Arial Narrow"/>
              </w:rPr>
              <w:t>Signature (same signature as on Bid Affidavit Signature and Acceptance form)</w:t>
            </w:r>
          </w:p>
        </w:tc>
        <w:tc>
          <w:tcPr>
            <w:tcW w:w="6565" w:type="dxa"/>
          </w:tcPr>
          <w:p w14:paraId="0B62D010" w14:textId="77777777" w:rsidR="00EC2053" w:rsidRPr="00A6162C" w:rsidRDefault="00EC2053" w:rsidP="00FD5E09">
            <w:pPr>
              <w:rPr>
                <w:rFonts w:ascii="Arial Narrow" w:hAnsi="Arial Narrow"/>
              </w:rPr>
            </w:pPr>
          </w:p>
        </w:tc>
      </w:tr>
    </w:tbl>
    <w:p w14:paraId="0B62D012" w14:textId="77777777" w:rsidR="00445777" w:rsidRDefault="00445777" w:rsidP="00445777">
      <w:pPr>
        <w:spacing w:after="0" w:line="240" w:lineRule="auto"/>
        <w:rPr>
          <w:rFonts w:ascii="Arial Narrow" w:hAnsi="Arial Narrow"/>
        </w:rPr>
      </w:pPr>
    </w:p>
    <w:p w14:paraId="0B62D013" w14:textId="77777777" w:rsidR="00E50EE9" w:rsidRDefault="001F78B3" w:rsidP="00E50EE9">
      <w:pPr>
        <w:spacing w:after="0"/>
      </w:pPr>
      <w:r>
        <w:rPr>
          <w:noProof/>
        </w:rPr>
        <mc:AlternateContent>
          <mc:Choice Requires="wps">
            <w:drawing>
              <wp:anchor distT="0" distB="0" distL="114300" distR="114300" simplePos="0" relativeHeight="251658240" behindDoc="0" locked="0" layoutInCell="1" allowOverlap="1" wp14:anchorId="0B62D08A" wp14:editId="0B62D08B">
                <wp:simplePos x="0" y="0"/>
                <wp:positionH relativeFrom="column">
                  <wp:posOffset>882650</wp:posOffset>
                </wp:positionH>
                <wp:positionV relativeFrom="paragraph">
                  <wp:posOffset>40640</wp:posOffset>
                </wp:positionV>
                <wp:extent cx="3917950" cy="0"/>
                <wp:effectExtent l="15875" t="21590" r="19050" b="1651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17950" cy="0"/>
                        </a:xfrm>
                        <a:prstGeom prst="straightConnector1">
                          <a:avLst/>
                        </a:prstGeom>
                        <a:noFill/>
                        <a:ln w="2857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EC9F81" id="_x0000_t32" coordsize="21600,21600" o:spt="32" o:oned="t" path="m,l21600,21600e" filled="f">
                <v:path arrowok="t" fillok="f" o:connecttype="none"/>
                <o:lock v:ext="edit" shapetype="t"/>
              </v:shapetype>
              <v:shape id="AutoShape 3" o:spid="_x0000_s1026" type="#_x0000_t32" style="position:absolute;margin-left:69.5pt;margin-top:3.2pt;width:30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" strokeweight="2.25pt">
                <v:stroke dashstyle="1 1"/>
              </v:shape>
            </w:pict>
          </mc:Fallback>
        </mc:AlternateContent>
      </w:r>
    </w:p>
    <w:p w14:paraId="0B62D014" w14:textId="77777777" w:rsidR="00445777" w:rsidRPr="00E50EE9" w:rsidRDefault="00445777" w:rsidP="00E50EE9">
      <w:pPr>
        <w:rPr>
          <w:rStyle w:val="Strong"/>
          <w:b w:val="0"/>
          <w:bCs w:val="0"/>
        </w:rPr>
      </w:pPr>
      <w:r w:rsidRPr="00E50EE9">
        <w:rPr>
          <w:rStyle w:val="Strong"/>
          <w:rFonts w:ascii="Arial Narrow" w:hAnsi="Arial Narrow"/>
        </w:rPr>
        <w:t xml:space="preserve">Cooperative Contract (Optional) </w:t>
      </w:r>
    </w:p>
    <w:p w14:paraId="504B2AEC" w14:textId="77777777" w:rsidR="005B684C" w:rsidRDefault="001F78B3" w:rsidP="009347BA">
      <w:pPr>
        <w:rPr>
          <w:rStyle w:val="Strong"/>
          <w:rFonts w:ascii="Arial Narrow" w:hAnsi="Arial Narrow"/>
          <w:b w:val="0"/>
        </w:rPr>
      </w:pPr>
      <w:r>
        <w:rPr>
          <w:noProof/>
        </w:rPr>
        <mc:AlternateContent>
          <mc:Choice Requires="wps">
            <w:drawing>
              <wp:anchor distT="0" distB="0" distL="114300" distR="114300" simplePos="0" relativeHeight="251657216" behindDoc="0" locked="0" layoutInCell="1" allowOverlap="1" wp14:anchorId="0B62D08C" wp14:editId="5AA209F2">
                <wp:simplePos x="0" y="0"/>
                <wp:positionH relativeFrom="column">
                  <wp:posOffset>4502150</wp:posOffset>
                </wp:positionH>
                <wp:positionV relativeFrom="paragraph">
                  <wp:posOffset>552450</wp:posOffset>
                </wp:positionV>
                <wp:extent cx="1296670" cy="297815"/>
                <wp:effectExtent l="0" t="0" r="0" b="698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6670" cy="297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2D09F" w14:textId="77777777" w:rsidR="006A46F1" w:rsidRPr="002315B5" w:rsidRDefault="006A46F1" w:rsidP="00445777">
                            <w:pPr>
                              <w:spacing w:beforeLines="1" w:before="2" w:afterLines="1" w:after="2" w:line="240" w:lineRule="auto"/>
                              <w:rPr>
                                <w:rFonts w:ascii="Arial" w:hAnsi="Arial" w:cs="Arial"/>
                              </w:rPr>
                            </w:pPr>
                            <w:r w:rsidRPr="00E23B39">
                              <w:rPr>
                                <w:rFonts w:ascii="Arial Narrow" w:hAnsi="Arial Narrow"/>
                              </w:rPr>
                              <w:t>YES</w:t>
                            </w:r>
                            <w:r w:rsidRPr="00E23B39">
                              <w:rPr>
                                <w:rFonts w:ascii="Arial Narrow" w:hAnsi="Arial Narrow"/>
                              </w:rPr>
                              <w:tab/>
                            </w:r>
                            <w:r w:rsidRPr="00E23B39">
                              <w:rPr>
                                <w:rFonts w:ascii="Arial Narrow" w:hAnsi="Arial Narrow"/>
                              </w:rPr>
                              <w:tab/>
                              <w:t>NO</w:t>
                            </w:r>
                          </w:p>
                          <w:p w14:paraId="0B62D0A0" w14:textId="77777777" w:rsidR="006A46F1" w:rsidRDefault="006A46F1" w:rsidP="004457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62D08C" id="_x0000_t202" coordsize="21600,21600" o:spt="202" path="m,l,21600r21600,l21600,xe">
                <v:stroke joinstyle="miter"/>
                <v:path gradientshapeok="t" o:connecttype="rect"/>
              </v:shapetype>
              <v:shape id="Text Box 2" o:spid="_x0000_s1026" type="#_x0000_t202" style="position:absolute;margin-left:354.5pt;margin-top:43.5pt;width:102.1pt;height:23.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" filled="f" stroked="f">
                <v:textbox>
                  <w:txbxContent>
                    <w:p w14:paraId="0B62D09F" w14:textId="77777777" w:rsidR="006A46F1" w:rsidRPr="002315B5" w:rsidRDefault="006A46F1" w:rsidP="00445777">
                      <w:pPr>
                        <w:spacing w:beforeLines="1" w:before="2" w:afterLines="1" w:after="2" w:line="240" w:lineRule="auto"/>
                        <w:rPr>
                          <w:rFonts w:ascii="Arial" w:hAnsi="Arial" w:cs="Arial"/>
                        </w:rPr>
                      </w:pPr>
                      <w:r w:rsidRPr="00E23B39">
                        <w:rPr>
                          <w:rFonts w:ascii="Arial Narrow" w:hAnsi="Arial Narrow"/>
                        </w:rPr>
                        <w:t>YES</w:t>
                      </w:r>
                      <w:r w:rsidRPr="00E23B39">
                        <w:rPr>
                          <w:rFonts w:ascii="Arial Narrow" w:hAnsi="Arial Narrow"/>
                        </w:rPr>
                        <w:tab/>
                      </w:r>
                      <w:r w:rsidRPr="00E23B39">
                        <w:rPr>
                          <w:rFonts w:ascii="Arial Narrow" w:hAnsi="Arial Narrow"/>
                        </w:rPr>
                        <w:tab/>
                        <w:t>NO</w:t>
                      </w:r>
                    </w:p>
                    <w:p w14:paraId="0B62D0A0" w14:textId="77777777" w:rsidR="006A46F1" w:rsidRDefault="006A46F1" w:rsidP="00445777"/>
                  </w:txbxContent>
                </v:textbox>
              </v:shape>
            </w:pict>
          </mc:Fallback>
        </mc:AlternateContent>
      </w:r>
      <w:r w:rsidR="00445777">
        <w:rPr>
          <w:rStyle w:val="Strong"/>
          <w:rFonts w:ascii="Arial Narrow" w:hAnsi="Arial Narrow"/>
          <w:b w:val="0"/>
        </w:rPr>
        <w:t>I agree to extend our pricing</w:t>
      </w:r>
      <w:r w:rsidR="00445777" w:rsidRPr="00F91A04">
        <w:rPr>
          <w:rStyle w:val="Strong"/>
          <w:rFonts w:ascii="Arial Narrow" w:hAnsi="Arial Narrow"/>
          <w:b w:val="0"/>
        </w:rPr>
        <w:t xml:space="preserve"> to other </w:t>
      </w:r>
      <w:r w:rsidR="00445777">
        <w:rPr>
          <w:rStyle w:val="Strong"/>
          <w:rFonts w:ascii="Arial Narrow" w:hAnsi="Arial Narrow"/>
          <w:b w:val="0"/>
        </w:rPr>
        <w:t>municipalities and counties across the state</w:t>
      </w:r>
      <w:r w:rsidR="00445777" w:rsidRPr="00F91A04">
        <w:rPr>
          <w:rStyle w:val="Strong"/>
          <w:rFonts w:ascii="Arial Narrow" w:hAnsi="Arial Narrow"/>
          <w:b w:val="0"/>
        </w:rPr>
        <w:t xml:space="preserve">, including </w:t>
      </w:r>
      <w:r w:rsidR="00445777">
        <w:rPr>
          <w:rStyle w:val="Strong"/>
          <w:rFonts w:ascii="Arial Narrow" w:hAnsi="Arial Narrow"/>
          <w:b w:val="0"/>
        </w:rPr>
        <w:t>school districts</w:t>
      </w:r>
      <w:r w:rsidR="00445777" w:rsidRPr="00F91A04">
        <w:rPr>
          <w:rStyle w:val="Strong"/>
          <w:rFonts w:ascii="Arial Narrow" w:hAnsi="Arial Narrow"/>
          <w:b w:val="0"/>
        </w:rPr>
        <w:t xml:space="preserve"> an</w:t>
      </w:r>
      <w:r w:rsidR="00445777">
        <w:rPr>
          <w:rStyle w:val="Strong"/>
          <w:rFonts w:ascii="Arial Narrow" w:hAnsi="Arial Narrow"/>
          <w:b w:val="0"/>
        </w:rPr>
        <w:t>d local governmental entities</w:t>
      </w:r>
      <w:r w:rsidR="00445777" w:rsidRPr="00F91A04">
        <w:rPr>
          <w:rStyle w:val="Strong"/>
          <w:rFonts w:ascii="Arial Narrow" w:hAnsi="Arial Narrow"/>
          <w:b w:val="0"/>
        </w:rPr>
        <w:t xml:space="preserve">, and agencies for the public benefit (“Public Agencies”), through </w:t>
      </w:r>
      <w:r w:rsidR="00445777">
        <w:rPr>
          <w:rStyle w:val="Strong"/>
          <w:rFonts w:ascii="Arial Narrow" w:hAnsi="Arial Narrow"/>
          <w:b w:val="0"/>
        </w:rPr>
        <w:t xml:space="preserve">the </w:t>
      </w:r>
      <w:r w:rsidR="00445777" w:rsidRPr="00F91A04">
        <w:rPr>
          <w:rStyle w:val="Strong"/>
          <w:rFonts w:ascii="Arial Narrow" w:hAnsi="Arial Narrow"/>
          <w:b w:val="0"/>
        </w:rPr>
        <w:t>Collaborative Procurement Plus (“CoPro+”) program</w:t>
      </w:r>
      <w:r w:rsidR="00445777">
        <w:rPr>
          <w:rStyle w:val="Strong"/>
          <w:rFonts w:ascii="Arial Narrow" w:hAnsi="Arial Narrow"/>
          <w:b w:val="0"/>
        </w:rPr>
        <w:t>, which includes the reporting and administrative fee requirements</w:t>
      </w:r>
      <w:r w:rsidR="00445777" w:rsidRPr="00F91A04">
        <w:rPr>
          <w:rStyle w:val="Strong"/>
          <w:rFonts w:ascii="Arial Narrow" w:hAnsi="Arial Narrow"/>
          <w:b w:val="0"/>
        </w:rPr>
        <w:t>.</w:t>
      </w:r>
    </w:p>
    <w:p w14:paraId="47BA3173" w14:textId="77777777" w:rsidR="005B684C" w:rsidRDefault="005B684C" w:rsidP="009347BA">
      <w:pPr>
        <w:rPr>
          <w:rStyle w:val="Strong"/>
          <w:rFonts w:ascii="Arial Narrow" w:hAnsi="Arial Narrow"/>
          <w:b w:val="0"/>
        </w:rPr>
      </w:pPr>
    </w:p>
    <w:p w14:paraId="0B62D016" w14:textId="466FF65D" w:rsidR="00EC2053" w:rsidRPr="00900E71" w:rsidRDefault="00445777" w:rsidP="009347BA">
      <w:pPr>
        <w:rPr>
          <w:rFonts w:ascii="Arial Narrow" w:hAnsi="Arial Narrow"/>
        </w:rPr>
      </w:pPr>
      <w:r w:rsidRPr="00F91A04">
        <w:rPr>
          <w:rStyle w:val="Strong"/>
          <w:rFonts w:ascii="Arial Narrow" w:hAnsi="Arial Narrow"/>
          <w:b w:val="0"/>
        </w:rPr>
        <w:t xml:space="preserve"> </w:t>
      </w:r>
      <w:r>
        <w:rPr>
          <w:rStyle w:val="Strong"/>
          <w:rFonts w:ascii="Arial Narrow" w:hAnsi="Arial Narrow"/>
          <w:b w:val="0"/>
        </w:rPr>
        <w:tab/>
      </w:r>
    </w:p>
    <w:p w14:paraId="0B62D089" w14:textId="6661DEB9" w:rsidR="00501487" w:rsidRDefault="00501487" w:rsidP="005E37A3">
      <w:pPr>
        <w:pStyle w:val="Heading3"/>
      </w:pPr>
      <w:bookmarkStart w:id="233" w:name="_4.4_Construction_Bidder"/>
      <w:bookmarkEnd w:id="233"/>
    </w:p>
    <w:sectPr w:rsidR="00501487" w:rsidSect="002D2276">
      <w:headerReference w:type="default" r:id="rId18"/>
      <w:footerReference w:type="even" r:id="rId19"/>
      <w:footerReference w:type="default" r:id="rId20"/>
      <w:headerReference w:type="first" r:id="rId21"/>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9F3B8" w14:textId="77777777" w:rsidR="00CF1836" w:rsidRDefault="00CF1836" w:rsidP="005A66C5">
      <w:pPr>
        <w:spacing w:after="0" w:line="240" w:lineRule="auto"/>
      </w:pPr>
      <w:r>
        <w:separator/>
      </w:r>
    </w:p>
  </w:endnote>
  <w:endnote w:type="continuationSeparator" w:id="0">
    <w:p w14:paraId="3FA45FF4" w14:textId="77777777" w:rsidR="00CF1836" w:rsidRDefault="00CF1836" w:rsidP="005A6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Bold">
    <w:altName w:val="Calibri"/>
    <w:charset w:val="00"/>
    <w:family w:val="swiss"/>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D094" w14:textId="77777777" w:rsidR="006A46F1" w:rsidRDefault="006A46F1" w:rsidP="005A66C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B62D095" w14:textId="77777777" w:rsidR="006A46F1" w:rsidRDefault="006A46F1" w:rsidP="005A66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D096" w14:textId="77777777" w:rsidR="006A46F1" w:rsidRDefault="006A46F1" w:rsidP="005A66C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D3A25">
      <w:rPr>
        <w:rStyle w:val="PageNumber"/>
        <w:noProof/>
      </w:rPr>
      <w:t>3</w:t>
    </w:r>
    <w:r w:rsidR="00ED3A25">
      <w:rPr>
        <w:rStyle w:val="PageNumber"/>
        <w:noProof/>
      </w:rPr>
      <w:t>5</w:t>
    </w:r>
    <w:r>
      <w:rPr>
        <w:rStyle w:val="PageNumber"/>
      </w:rPr>
      <w:fldChar w:fldCharType="end"/>
    </w:r>
  </w:p>
  <w:p w14:paraId="0B62D097" w14:textId="7F668DB4" w:rsidR="006A46F1" w:rsidRPr="008926CD" w:rsidRDefault="006A46F1" w:rsidP="005A66C5">
    <w:pPr>
      <w:pStyle w:val="Footer"/>
      <w:ind w:right="360"/>
      <w:jc w:val="center"/>
      <w:rPr>
        <w:rFonts w:ascii="Arial Narrow" w:hAnsi="Arial Narrow"/>
        <w:color w:val="FF0000"/>
        <w:lang w:val="en-US"/>
      </w:rPr>
    </w:pPr>
    <w:r w:rsidRPr="008926CD">
      <w:rPr>
        <w:rFonts w:ascii="Arial Narrow" w:hAnsi="Arial Narrow"/>
        <w:i/>
        <w:color w:val="FF0000"/>
        <w:sz w:val="24"/>
      </w:rPr>
      <w:t>IFB</w:t>
    </w:r>
    <w:r w:rsidRPr="008926CD">
      <w:rPr>
        <w:rFonts w:ascii="Arial Narrow" w:hAnsi="Arial Narrow"/>
        <w:i/>
        <w:color w:val="FF0000"/>
        <w:sz w:val="24"/>
        <w:lang w:val="en-US"/>
      </w:rPr>
      <w:t># 37</w:t>
    </w:r>
    <w:r w:rsidR="005A4CE2">
      <w:rPr>
        <w:rFonts w:ascii="Arial Narrow" w:hAnsi="Arial Narrow"/>
        <w:i/>
        <w:color w:val="FF0000"/>
        <w:sz w:val="24"/>
        <w:lang w:val="en-US"/>
      </w:rPr>
      <w:t>-26-019</w:t>
    </w:r>
  </w:p>
  <w:p w14:paraId="0B62D098" w14:textId="77777777" w:rsidR="006A46F1" w:rsidRDefault="006A46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22DFD" w14:textId="77777777" w:rsidR="00CF1836" w:rsidRDefault="00CF1836" w:rsidP="005A66C5">
      <w:pPr>
        <w:spacing w:after="0" w:line="240" w:lineRule="auto"/>
      </w:pPr>
      <w:r>
        <w:separator/>
      </w:r>
    </w:p>
  </w:footnote>
  <w:footnote w:type="continuationSeparator" w:id="0">
    <w:p w14:paraId="11CACFBA" w14:textId="77777777" w:rsidR="00CF1836" w:rsidRDefault="00CF1836" w:rsidP="005A66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D093" w14:textId="77777777" w:rsidR="006A46F1" w:rsidRPr="00374133" w:rsidRDefault="001F78B3" w:rsidP="00944AC1">
    <w:pPr>
      <w:pStyle w:val="Heading2"/>
      <w:ind w:left="0"/>
      <w:jc w:val="center"/>
      <w:rPr>
        <w:i w:val="0"/>
        <w:color w:val="auto"/>
      </w:rPr>
    </w:pPr>
    <w:r>
      <w:rPr>
        <w:noProof/>
      </w:rPr>
      <w:drawing>
        <wp:inline distT="0" distB="0" distL="0" distR="0" wp14:anchorId="0B62D09B" wp14:editId="0B62D09C">
          <wp:extent cx="1085850"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D099" w14:textId="77777777" w:rsidR="006A46F1" w:rsidRDefault="006A46F1" w:rsidP="0063146E">
    <w:pPr>
      <w:pStyle w:val="Header"/>
    </w:pPr>
    <w:r>
      <w:tab/>
    </w:r>
    <w:r w:rsidR="001F78B3">
      <w:rPr>
        <w:noProof/>
      </w:rPr>
      <w:drawing>
        <wp:inline distT="0" distB="0" distL="0" distR="0" wp14:anchorId="0B62D09D" wp14:editId="0B62D09E">
          <wp:extent cx="1085850" cy="1085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E566FA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962578"/>
    <w:multiLevelType w:val="multilevel"/>
    <w:tmpl w:val="58F0640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50013E8"/>
    <w:multiLevelType w:val="multilevel"/>
    <w:tmpl w:val="E08CF4FE"/>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5454C03"/>
    <w:multiLevelType w:val="hybridMultilevel"/>
    <w:tmpl w:val="694C18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B77E4"/>
    <w:multiLevelType w:val="hybridMultilevel"/>
    <w:tmpl w:val="8618AD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CE0AC2"/>
    <w:multiLevelType w:val="hybridMultilevel"/>
    <w:tmpl w:val="BB9A71B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09C74BCE"/>
    <w:multiLevelType w:val="multilevel"/>
    <w:tmpl w:val="E7180B3A"/>
    <w:lvl w:ilvl="0">
      <w:start w:val="1"/>
      <w:numFmt w:val="decimal"/>
      <w:lvlText w:val="%1."/>
      <w:lvlJc w:val="left"/>
      <w:pPr>
        <w:ind w:left="360" w:hanging="360"/>
      </w:pPr>
      <w:rPr>
        <w:rFonts w:hint="default"/>
        <w:b/>
      </w:rPr>
    </w:lvl>
    <w:lvl w:ilvl="1">
      <w:start w:val="1"/>
      <w:numFmt w:val="decimal"/>
      <w:lvlText w:val="%1.%2)"/>
      <w:lvlJc w:val="left"/>
      <w:pPr>
        <w:ind w:left="54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0E0B623D"/>
    <w:multiLevelType w:val="hybridMultilevel"/>
    <w:tmpl w:val="01E2B2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7E0FDB"/>
    <w:multiLevelType w:val="multilevel"/>
    <w:tmpl w:val="DC704D78"/>
    <w:lvl w:ilvl="0">
      <w:start w:val="5"/>
      <w:numFmt w:val="decimal"/>
      <w:lvlText w:val="%1"/>
      <w:lvlJc w:val="left"/>
      <w:pPr>
        <w:ind w:left="360" w:hanging="360"/>
      </w:pPr>
      <w:rPr>
        <w:rFonts w:hint="default"/>
        <w:b w:val="0"/>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040" w:hanging="720"/>
      </w:pPr>
      <w:rPr>
        <w:rFonts w:hint="default"/>
        <w:b w:val="0"/>
      </w:rPr>
    </w:lvl>
    <w:lvl w:ilvl="5">
      <w:start w:val="1"/>
      <w:numFmt w:val="decimal"/>
      <w:lvlText w:val="%1.%2.%3.%4.%5.%6"/>
      <w:lvlJc w:val="left"/>
      <w:pPr>
        <w:ind w:left="6480" w:hanging="1080"/>
      </w:pPr>
      <w:rPr>
        <w:rFonts w:hint="default"/>
        <w:b w:val="0"/>
      </w:rPr>
    </w:lvl>
    <w:lvl w:ilvl="6">
      <w:start w:val="1"/>
      <w:numFmt w:val="decimal"/>
      <w:lvlText w:val="%1.%2.%3.%4.%5.%6.%7"/>
      <w:lvlJc w:val="left"/>
      <w:pPr>
        <w:ind w:left="7560" w:hanging="1080"/>
      </w:pPr>
      <w:rPr>
        <w:rFonts w:hint="default"/>
        <w:b w:val="0"/>
      </w:rPr>
    </w:lvl>
    <w:lvl w:ilvl="7">
      <w:start w:val="1"/>
      <w:numFmt w:val="decimal"/>
      <w:lvlText w:val="%1.%2.%3.%4.%5.%6.%7.%8"/>
      <w:lvlJc w:val="left"/>
      <w:pPr>
        <w:ind w:left="9000" w:hanging="1440"/>
      </w:pPr>
      <w:rPr>
        <w:rFonts w:hint="default"/>
        <w:b w:val="0"/>
      </w:rPr>
    </w:lvl>
    <w:lvl w:ilvl="8">
      <w:start w:val="1"/>
      <w:numFmt w:val="decimal"/>
      <w:lvlText w:val="%1.%2.%3.%4.%5.%6.%7.%8.%9"/>
      <w:lvlJc w:val="left"/>
      <w:pPr>
        <w:ind w:left="10080" w:hanging="1440"/>
      </w:pPr>
      <w:rPr>
        <w:rFonts w:hint="default"/>
        <w:b w:val="0"/>
      </w:rPr>
    </w:lvl>
  </w:abstractNum>
  <w:abstractNum w:abstractNumId="9" w15:restartNumberingAfterBreak="0">
    <w:nsid w:val="1C285FD9"/>
    <w:multiLevelType w:val="multilevel"/>
    <w:tmpl w:val="4D1A627E"/>
    <w:lvl w:ilvl="0">
      <w:start w:val="1"/>
      <w:numFmt w:val="upperLetter"/>
      <w:lvlText w:val="%1."/>
      <w:lvlJc w:val="left"/>
      <w:pPr>
        <w:tabs>
          <w:tab w:val="left" w:pos="360"/>
        </w:tabs>
        <w:ind w:left="720"/>
      </w:pPr>
      <w:rPr>
        <w:rFonts w:ascii="Arial Narrow" w:eastAsia="Tahoma" w:hAnsi="Arial Narrow" w:hint="default"/>
        <w:strike w:val="0"/>
        <w:color w:val="000000"/>
        <w:spacing w:val="6"/>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49B7BF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4EA6D0F"/>
    <w:multiLevelType w:val="hybridMultilevel"/>
    <w:tmpl w:val="41DE6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5E33672"/>
    <w:multiLevelType w:val="multilevel"/>
    <w:tmpl w:val="5F1069D8"/>
    <w:lvl w:ilvl="0">
      <w:start w:val="1"/>
      <w:numFmt w:val="decimal"/>
      <w:lvlText w:val="%1)"/>
      <w:lvlJc w:val="left"/>
      <w:pPr>
        <w:tabs>
          <w:tab w:val="num" w:pos="360"/>
        </w:tabs>
        <w:ind w:left="360" w:hanging="360"/>
      </w:pPr>
      <w:rPr>
        <w:rFonts w:hint="default"/>
      </w:rPr>
    </w:lvl>
    <w:lvl w:ilvl="1">
      <w:start w:val="3"/>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B9A6EDC"/>
    <w:multiLevelType w:val="hybridMultilevel"/>
    <w:tmpl w:val="BB0415F6"/>
    <w:lvl w:ilvl="0" w:tplc="BC34C9E6">
      <w:start w:val="1"/>
      <w:numFmt w:val="decimal"/>
      <w:lvlText w:val="%1)"/>
      <w:lvlJc w:val="left"/>
      <w:pPr>
        <w:ind w:left="1440" w:hanging="360"/>
      </w:pPr>
      <w:rPr>
        <w:rFonts w:ascii="Arial Narrow" w:eastAsia="Calibri" w:hAnsi="Arial Narrow" w:cs="Times New Roman"/>
        <w:b w:val="0"/>
      </w:rPr>
    </w:lvl>
    <w:lvl w:ilvl="1" w:tplc="04090003">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2971A0A"/>
    <w:multiLevelType w:val="hybridMultilevel"/>
    <w:tmpl w:val="FC68B9F4"/>
    <w:lvl w:ilvl="0" w:tplc="1118235C">
      <w:start w:val="4"/>
      <w:numFmt w:val="decimal"/>
      <w:lvlText w:val="%1)"/>
      <w:lvlJc w:val="left"/>
      <w:pPr>
        <w:ind w:left="720" w:hanging="360"/>
      </w:pPr>
      <w:rPr>
        <w:rFonts w:ascii="Arial" w:hAnsi="Arial" w:cs="Arial"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2E1421"/>
    <w:multiLevelType w:val="hybridMultilevel"/>
    <w:tmpl w:val="AD508002"/>
    <w:lvl w:ilvl="0" w:tplc="5D341856">
      <w:start w:val="1"/>
      <w:numFmt w:val="lowerLetter"/>
      <w:lvlText w:val="%1."/>
      <w:lvlJc w:val="left"/>
      <w:pPr>
        <w:tabs>
          <w:tab w:val="num" w:pos="2400"/>
        </w:tabs>
        <w:ind w:left="2400" w:hanging="360"/>
      </w:pPr>
      <w:rPr>
        <w:rFonts w:hint="default"/>
        <w:i w:val="0"/>
        <w:color w:val="auto"/>
      </w:rPr>
    </w:lvl>
    <w:lvl w:ilvl="1" w:tplc="04090019" w:tentative="1">
      <w:start w:val="1"/>
      <w:numFmt w:val="lowerLetter"/>
      <w:lvlText w:val="%2."/>
      <w:lvlJc w:val="left"/>
      <w:pPr>
        <w:tabs>
          <w:tab w:val="num" w:pos="3120"/>
        </w:tabs>
        <w:ind w:left="3120" w:hanging="360"/>
      </w:pPr>
    </w:lvl>
    <w:lvl w:ilvl="2" w:tplc="0409001B" w:tentative="1">
      <w:start w:val="1"/>
      <w:numFmt w:val="lowerRoman"/>
      <w:lvlText w:val="%3."/>
      <w:lvlJc w:val="right"/>
      <w:pPr>
        <w:tabs>
          <w:tab w:val="num" w:pos="3840"/>
        </w:tabs>
        <w:ind w:left="3840" w:hanging="180"/>
      </w:pPr>
    </w:lvl>
    <w:lvl w:ilvl="3" w:tplc="0409000F" w:tentative="1">
      <w:start w:val="1"/>
      <w:numFmt w:val="decimal"/>
      <w:lvlText w:val="%4."/>
      <w:lvlJc w:val="left"/>
      <w:pPr>
        <w:tabs>
          <w:tab w:val="num" w:pos="4560"/>
        </w:tabs>
        <w:ind w:left="4560" w:hanging="360"/>
      </w:pPr>
    </w:lvl>
    <w:lvl w:ilvl="4" w:tplc="04090019" w:tentative="1">
      <w:start w:val="1"/>
      <w:numFmt w:val="lowerLetter"/>
      <w:lvlText w:val="%5."/>
      <w:lvlJc w:val="left"/>
      <w:pPr>
        <w:tabs>
          <w:tab w:val="num" w:pos="5280"/>
        </w:tabs>
        <w:ind w:left="5280" w:hanging="360"/>
      </w:pPr>
    </w:lvl>
    <w:lvl w:ilvl="5" w:tplc="0409001B" w:tentative="1">
      <w:start w:val="1"/>
      <w:numFmt w:val="lowerRoman"/>
      <w:lvlText w:val="%6."/>
      <w:lvlJc w:val="right"/>
      <w:pPr>
        <w:tabs>
          <w:tab w:val="num" w:pos="6000"/>
        </w:tabs>
        <w:ind w:left="6000" w:hanging="180"/>
      </w:pPr>
    </w:lvl>
    <w:lvl w:ilvl="6" w:tplc="0409000F" w:tentative="1">
      <w:start w:val="1"/>
      <w:numFmt w:val="decimal"/>
      <w:lvlText w:val="%7."/>
      <w:lvlJc w:val="left"/>
      <w:pPr>
        <w:tabs>
          <w:tab w:val="num" w:pos="6720"/>
        </w:tabs>
        <w:ind w:left="6720" w:hanging="360"/>
      </w:pPr>
    </w:lvl>
    <w:lvl w:ilvl="7" w:tplc="04090019" w:tentative="1">
      <w:start w:val="1"/>
      <w:numFmt w:val="lowerLetter"/>
      <w:lvlText w:val="%8."/>
      <w:lvlJc w:val="left"/>
      <w:pPr>
        <w:tabs>
          <w:tab w:val="num" w:pos="7440"/>
        </w:tabs>
        <w:ind w:left="7440" w:hanging="360"/>
      </w:pPr>
    </w:lvl>
    <w:lvl w:ilvl="8" w:tplc="0409001B" w:tentative="1">
      <w:start w:val="1"/>
      <w:numFmt w:val="lowerRoman"/>
      <w:lvlText w:val="%9."/>
      <w:lvlJc w:val="right"/>
      <w:pPr>
        <w:tabs>
          <w:tab w:val="num" w:pos="8160"/>
        </w:tabs>
        <w:ind w:left="8160" w:hanging="180"/>
      </w:pPr>
    </w:lvl>
  </w:abstractNum>
  <w:abstractNum w:abstractNumId="16" w15:restartNumberingAfterBreak="0">
    <w:nsid w:val="342F32C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4D62BD1"/>
    <w:multiLevelType w:val="multilevel"/>
    <w:tmpl w:val="9B4E7166"/>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i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395773F9"/>
    <w:multiLevelType w:val="hybridMultilevel"/>
    <w:tmpl w:val="B64E77D2"/>
    <w:lvl w:ilvl="0" w:tplc="B7F61010">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BDE67E3"/>
    <w:multiLevelType w:val="hybridMultilevel"/>
    <w:tmpl w:val="93DCD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F52FD0"/>
    <w:multiLevelType w:val="multilevel"/>
    <w:tmpl w:val="E08CF4FE"/>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3875BF0"/>
    <w:multiLevelType w:val="multilevel"/>
    <w:tmpl w:val="2F8442AA"/>
    <w:lvl w:ilvl="0">
      <w:start w:val="1"/>
      <w:numFmt w:val="decimal"/>
      <w:lvlText w:val="%1."/>
      <w:lvlJc w:val="left"/>
      <w:pPr>
        <w:ind w:left="1800" w:hanging="360"/>
      </w:pPr>
      <w:rPr>
        <w:rFonts w:hint="default"/>
      </w:rPr>
    </w:lvl>
    <w:lvl w:ilvl="1">
      <w:start w:val="10"/>
      <w:numFmt w:val="decimal"/>
      <w:isLgl/>
      <w:lvlText w:val="%1.%2"/>
      <w:lvlJc w:val="left"/>
      <w:pPr>
        <w:ind w:left="2160" w:hanging="720"/>
      </w:pPr>
      <w:rPr>
        <w:rFonts w:hint="default"/>
        <w:b w:val="0"/>
        <w:i w:val="0"/>
      </w:rPr>
    </w:lvl>
    <w:lvl w:ilvl="2">
      <w:start w:val="4"/>
      <w:numFmt w:val="decimal"/>
      <w:isLgl/>
      <w:lvlText w:val="%1.%2.%3"/>
      <w:lvlJc w:val="left"/>
      <w:pPr>
        <w:ind w:left="1350" w:hanging="720"/>
      </w:pPr>
      <w:rPr>
        <w:rFonts w:hint="default"/>
        <w:b w:val="0"/>
        <w:i/>
      </w:rPr>
    </w:lvl>
    <w:lvl w:ilvl="3">
      <w:start w:val="1"/>
      <w:numFmt w:val="decimal"/>
      <w:isLgl/>
      <w:lvlText w:val="%1.%2.%3.%4"/>
      <w:lvlJc w:val="left"/>
      <w:pPr>
        <w:ind w:left="2160" w:hanging="720"/>
      </w:pPr>
      <w:rPr>
        <w:rFonts w:hint="default"/>
        <w:b w:val="0"/>
        <w:i w:val="0"/>
      </w:rPr>
    </w:lvl>
    <w:lvl w:ilvl="4">
      <w:start w:val="1"/>
      <w:numFmt w:val="decimal"/>
      <w:isLgl/>
      <w:lvlText w:val="%1.%2.%3.%4.%5"/>
      <w:lvlJc w:val="left"/>
      <w:pPr>
        <w:ind w:left="2160" w:hanging="720"/>
      </w:pPr>
      <w:rPr>
        <w:rFonts w:hint="default"/>
        <w:b w:val="0"/>
        <w:i w:val="0"/>
      </w:rPr>
    </w:lvl>
    <w:lvl w:ilvl="5">
      <w:start w:val="1"/>
      <w:numFmt w:val="decimal"/>
      <w:isLgl/>
      <w:lvlText w:val="%1.%2.%3.%4.%5.%6"/>
      <w:lvlJc w:val="left"/>
      <w:pPr>
        <w:ind w:left="2520" w:hanging="1080"/>
      </w:pPr>
      <w:rPr>
        <w:rFonts w:hint="default"/>
        <w:b w:val="0"/>
        <w:i w:val="0"/>
      </w:rPr>
    </w:lvl>
    <w:lvl w:ilvl="6">
      <w:start w:val="1"/>
      <w:numFmt w:val="decimal"/>
      <w:isLgl/>
      <w:lvlText w:val="%1.%2.%3.%4.%5.%6.%7"/>
      <w:lvlJc w:val="left"/>
      <w:pPr>
        <w:ind w:left="2520" w:hanging="1080"/>
      </w:pPr>
      <w:rPr>
        <w:rFonts w:hint="default"/>
        <w:b w:val="0"/>
        <w:i w:val="0"/>
      </w:rPr>
    </w:lvl>
    <w:lvl w:ilvl="7">
      <w:start w:val="1"/>
      <w:numFmt w:val="decimal"/>
      <w:isLgl/>
      <w:lvlText w:val="%1.%2.%3.%4.%5.%6.%7.%8"/>
      <w:lvlJc w:val="left"/>
      <w:pPr>
        <w:ind w:left="2880" w:hanging="1440"/>
      </w:pPr>
      <w:rPr>
        <w:rFonts w:hint="default"/>
        <w:b w:val="0"/>
        <w:i w:val="0"/>
      </w:rPr>
    </w:lvl>
    <w:lvl w:ilvl="8">
      <w:start w:val="1"/>
      <w:numFmt w:val="decimal"/>
      <w:isLgl/>
      <w:lvlText w:val="%1.%2.%3.%4.%5.%6.%7.%8.%9"/>
      <w:lvlJc w:val="left"/>
      <w:pPr>
        <w:ind w:left="2880" w:hanging="1440"/>
      </w:pPr>
      <w:rPr>
        <w:rFonts w:hint="default"/>
        <w:b w:val="0"/>
        <w:i w:val="0"/>
      </w:rPr>
    </w:lvl>
  </w:abstractNum>
  <w:abstractNum w:abstractNumId="22" w15:restartNumberingAfterBreak="0">
    <w:nsid w:val="455A54D4"/>
    <w:multiLevelType w:val="hybridMultilevel"/>
    <w:tmpl w:val="5CFA3FBE"/>
    <w:lvl w:ilvl="0" w:tplc="B7D4F78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755424F"/>
    <w:multiLevelType w:val="multilevel"/>
    <w:tmpl w:val="222A1F78"/>
    <w:lvl w:ilvl="0">
      <w:start w:val="1"/>
      <w:numFmt w:val="decimal"/>
      <w:lvlText w:val="%1."/>
      <w:lvlJc w:val="left"/>
      <w:pPr>
        <w:ind w:left="435" w:hanging="435"/>
      </w:pPr>
      <w:rPr>
        <w:rFonts w:hint="default"/>
        <w:b/>
      </w:rPr>
    </w:lvl>
    <w:lvl w:ilvl="1">
      <w:start w:val="21"/>
      <w:numFmt w:val="decimal"/>
      <w:lvlText w:val="%1.%2)"/>
      <w:lvlJc w:val="left"/>
      <w:pPr>
        <w:ind w:left="435" w:hanging="43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17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477775F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78574DB"/>
    <w:multiLevelType w:val="hybridMultilevel"/>
    <w:tmpl w:val="A72E3AF2"/>
    <w:lvl w:ilvl="0" w:tplc="F6DAC1A6">
      <w:start w:val="2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92B4132"/>
    <w:multiLevelType w:val="hybridMultilevel"/>
    <w:tmpl w:val="AA0408DC"/>
    <w:lvl w:ilvl="0" w:tplc="5DE46F7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DB673E6"/>
    <w:multiLevelType w:val="multilevel"/>
    <w:tmpl w:val="9B4E7166"/>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i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508C4776"/>
    <w:multiLevelType w:val="hybridMultilevel"/>
    <w:tmpl w:val="0BD2F7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5956D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990"/>
        </w:tabs>
        <w:ind w:left="99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6513394"/>
    <w:multiLevelType w:val="multilevel"/>
    <w:tmpl w:val="E08CF4FE"/>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597808E4"/>
    <w:multiLevelType w:val="hybridMultilevel"/>
    <w:tmpl w:val="19C60664"/>
    <w:lvl w:ilvl="0" w:tplc="977E57F0">
      <w:start w:val="1"/>
      <w:numFmt w:val="bullet"/>
      <w:lvlText w:val="o"/>
      <w:lvlJc w:val="left"/>
      <w:pPr>
        <w:ind w:left="2070" w:hanging="360"/>
      </w:pPr>
      <w:rPr>
        <w:rFonts w:ascii="Courier New" w:hAnsi="Courier New" w:cs="Courier New" w:hint="default"/>
        <w:color w:val="auto"/>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2" w15:restartNumberingAfterBreak="0">
    <w:nsid w:val="5CBF437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DAE1839"/>
    <w:multiLevelType w:val="hybridMultilevel"/>
    <w:tmpl w:val="E4ECEC0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F0E697E"/>
    <w:multiLevelType w:val="hybridMultilevel"/>
    <w:tmpl w:val="A2726C74"/>
    <w:lvl w:ilvl="0" w:tplc="04090011">
      <w:start w:val="1"/>
      <w:numFmt w:val="decimal"/>
      <w:lvlText w:val="%1)"/>
      <w:lvlJc w:val="left"/>
      <w:pPr>
        <w:ind w:left="1545" w:hanging="360"/>
      </w:p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35" w15:restartNumberingAfterBreak="0">
    <w:nsid w:val="5F8E04A5"/>
    <w:multiLevelType w:val="hybridMultilevel"/>
    <w:tmpl w:val="CD78E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141E76"/>
    <w:multiLevelType w:val="multilevel"/>
    <w:tmpl w:val="7F8218A8"/>
    <w:lvl w:ilvl="0">
      <w:start w:val="3"/>
      <w:numFmt w:val="decimal"/>
      <w:lvlText w:val="%1"/>
      <w:lvlJc w:val="left"/>
      <w:pPr>
        <w:ind w:left="500" w:hanging="500"/>
      </w:pPr>
      <w:rPr>
        <w:rFonts w:eastAsia="Times New Roman" w:cs="Times New Roman" w:hint="default"/>
        <w:b w:val="0"/>
        <w:i/>
      </w:rPr>
    </w:lvl>
    <w:lvl w:ilvl="1">
      <w:start w:val="10"/>
      <w:numFmt w:val="decimal"/>
      <w:lvlText w:val="%1.%2"/>
      <w:lvlJc w:val="left"/>
      <w:pPr>
        <w:ind w:left="860" w:hanging="500"/>
      </w:pPr>
      <w:rPr>
        <w:rFonts w:eastAsia="Times New Roman" w:cs="Times New Roman" w:hint="default"/>
        <w:b w:val="0"/>
        <w:i/>
      </w:rPr>
    </w:lvl>
    <w:lvl w:ilvl="2">
      <w:start w:val="3"/>
      <w:numFmt w:val="decimal"/>
      <w:lvlText w:val="%1.%2.%3"/>
      <w:lvlJc w:val="left"/>
      <w:pPr>
        <w:ind w:left="1440" w:hanging="720"/>
      </w:pPr>
      <w:rPr>
        <w:rFonts w:eastAsia="Times New Roman" w:cs="Times New Roman" w:hint="default"/>
        <w:b w:val="0"/>
        <w:i/>
      </w:rPr>
    </w:lvl>
    <w:lvl w:ilvl="3">
      <w:start w:val="1"/>
      <w:numFmt w:val="decimal"/>
      <w:lvlText w:val="%1.%2.%3.%4"/>
      <w:lvlJc w:val="left"/>
      <w:pPr>
        <w:ind w:left="1800" w:hanging="720"/>
      </w:pPr>
      <w:rPr>
        <w:rFonts w:eastAsia="Times New Roman" w:cs="Times New Roman" w:hint="default"/>
        <w:b w:val="0"/>
        <w:i/>
      </w:rPr>
    </w:lvl>
    <w:lvl w:ilvl="4">
      <w:start w:val="1"/>
      <w:numFmt w:val="decimal"/>
      <w:lvlText w:val="%1.%2.%3.%4.%5"/>
      <w:lvlJc w:val="left"/>
      <w:pPr>
        <w:ind w:left="2160" w:hanging="720"/>
      </w:pPr>
      <w:rPr>
        <w:rFonts w:eastAsia="Times New Roman" w:cs="Times New Roman" w:hint="default"/>
        <w:b w:val="0"/>
        <w:i/>
      </w:rPr>
    </w:lvl>
    <w:lvl w:ilvl="5">
      <w:start w:val="1"/>
      <w:numFmt w:val="decimal"/>
      <w:lvlText w:val="%1.%2.%3.%4.%5.%6"/>
      <w:lvlJc w:val="left"/>
      <w:pPr>
        <w:ind w:left="2880" w:hanging="1080"/>
      </w:pPr>
      <w:rPr>
        <w:rFonts w:eastAsia="Times New Roman" w:cs="Times New Roman" w:hint="default"/>
        <w:b w:val="0"/>
        <w:i/>
      </w:rPr>
    </w:lvl>
    <w:lvl w:ilvl="6">
      <w:start w:val="1"/>
      <w:numFmt w:val="decimal"/>
      <w:lvlText w:val="%1.%2.%3.%4.%5.%6.%7"/>
      <w:lvlJc w:val="left"/>
      <w:pPr>
        <w:ind w:left="3240" w:hanging="1080"/>
      </w:pPr>
      <w:rPr>
        <w:rFonts w:eastAsia="Times New Roman" w:cs="Times New Roman" w:hint="default"/>
        <w:b w:val="0"/>
        <w:i/>
      </w:rPr>
    </w:lvl>
    <w:lvl w:ilvl="7">
      <w:start w:val="1"/>
      <w:numFmt w:val="decimal"/>
      <w:lvlText w:val="%1.%2.%3.%4.%5.%6.%7.%8"/>
      <w:lvlJc w:val="left"/>
      <w:pPr>
        <w:ind w:left="3960" w:hanging="1440"/>
      </w:pPr>
      <w:rPr>
        <w:rFonts w:eastAsia="Times New Roman" w:cs="Times New Roman" w:hint="default"/>
        <w:b w:val="0"/>
        <w:i/>
      </w:rPr>
    </w:lvl>
    <w:lvl w:ilvl="8">
      <w:start w:val="1"/>
      <w:numFmt w:val="decimal"/>
      <w:lvlText w:val="%1.%2.%3.%4.%5.%6.%7.%8.%9"/>
      <w:lvlJc w:val="left"/>
      <w:pPr>
        <w:ind w:left="4320" w:hanging="1440"/>
      </w:pPr>
      <w:rPr>
        <w:rFonts w:eastAsia="Times New Roman" w:cs="Times New Roman" w:hint="default"/>
        <w:b w:val="0"/>
        <w:i/>
      </w:rPr>
    </w:lvl>
  </w:abstractNum>
  <w:abstractNum w:abstractNumId="37" w15:restartNumberingAfterBreak="0">
    <w:nsid w:val="646824C1"/>
    <w:multiLevelType w:val="multilevel"/>
    <w:tmpl w:val="4D1A627E"/>
    <w:lvl w:ilvl="0">
      <w:start w:val="1"/>
      <w:numFmt w:val="upperLetter"/>
      <w:lvlText w:val="%1."/>
      <w:lvlJc w:val="left"/>
      <w:pPr>
        <w:tabs>
          <w:tab w:val="left" w:pos="360"/>
        </w:tabs>
        <w:ind w:left="720"/>
      </w:pPr>
      <w:rPr>
        <w:rFonts w:ascii="Arial Narrow" w:eastAsia="Tahoma" w:hAnsi="Arial Narrow" w:hint="default"/>
        <w:strike w:val="0"/>
        <w:color w:val="000000"/>
        <w:spacing w:val="6"/>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53D27BF"/>
    <w:multiLevelType w:val="hybridMultilevel"/>
    <w:tmpl w:val="7CE2461A"/>
    <w:lvl w:ilvl="0" w:tplc="04090011">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15:restartNumberingAfterBreak="0">
    <w:nsid w:val="67050487"/>
    <w:multiLevelType w:val="hybridMultilevel"/>
    <w:tmpl w:val="6F16163E"/>
    <w:lvl w:ilvl="0" w:tplc="9C62CC3C">
      <w:start w:val="4"/>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A714025"/>
    <w:multiLevelType w:val="singleLevel"/>
    <w:tmpl w:val="895CF94A"/>
    <w:lvl w:ilvl="0">
      <w:numFmt w:val="decimal"/>
      <w:pStyle w:val="HeadingAttmt2"/>
      <w:lvlText w:val="%1"/>
      <w:legacy w:legacy="1" w:legacySpace="0" w:legacyIndent="0"/>
      <w:lvlJc w:val="left"/>
      <w:rPr>
        <w:rFonts w:ascii="Courier" w:hAnsi="Courier" w:hint="default"/>
      </w:rPr>
    </w:lvl>
  </w:abstractNum>
  <w:abstractNum w:abstractNumId="41" w15:restartNumberingAfterBreak="0">
    <w:nsid w:val="6B9759A5"/>
    <w:multiLevelType w:val="multilevel"/>
    <w:tmpl w:val="86281AC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rPr>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FEE5179"/>
    <w:multiLevelType w:val="multilevel"/>
    <w:tmpl w:val="9B4E7166"/>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i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 w15:restartNumberingAfterBreak="0">
    <w:nsid w:val="78563DEA"/>
    <w:multiLevelType w:val="hybridMultilevel"/>
    <w:tmpl w:val="48A65FAE"/>
    <w:lvl w:ilvl="0" w:tplc="04090001">
      <w:start w:val="1"/>
      <w:numFmt w:val="bullet"/>
      <w:lvlText w:val=""/>
      <w:lvlJc w:val="left"/>
      <w:pPr>
        <w:ind w:left="1440" w:hanging="360"/>
      </w:pPr>
      <w:rPr>
        <w:rFonts w:ascii="Symbol" w:hAnsi="Symbol" w:hint="default"/>
      </w:rPr>
    </w:lvl>
    <w:lvl w:ilvl="1" w:tplc="155AA6B4">
      <w:start w:val="1"/>
      <w:numFmt w:val="bullet"/>
      <w:lvlText w:val="o"/>
      <w:lvlJc w:val="left"/>
      <w:pPr>
        <w:ind w:left="2160" w:hanging="360"/>
      </w:pPr>
      <w:rPr>
        <w:rFonts w:ascii="Courier New" w:hAnsi="Courier New" w:cs="Courier New" w:hint="default"/>
        <w:color w:val="auto"/>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DE05A95"/>
    <w:multiLevelType w:val="hybridMultilevel"/>
    <w:tmpl w:val="588699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861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89543933">
    <w:abstractNumId w:val="13"/>
  </w:num>
  <w:num w:numId="2" w16cid:durableId="629701634">
    <w:abstractNumId w:val="40"/>
  </w:num>
  <w:num w:numId="3" w16cid:durableId="412318570">
    <w:abstractNumId w:val="0"/>
  </w:num>
  <w:num w:numId="4" w16cid:durableId="1381708813">
    <w:abstractNumId w:val="44"/>
  </w:num>
  <w:num w:numId="5" w16cid:durableId="104469384">
    <w:abstractNumId w:val="9"/>
  </w:num>
  <w:num w:numId="6" w16cid:durableId="807749511">
    <w:abstractNumId w:val="43"/>
  </w:num>
  <w:num w:numId="7" w16cid:durableId="1901474218">
    <w:abstractNumId w:val="37"/>
  </w:num>
  <w:num w:numId="8" w16cid:durableId="1020158230">
    <w:abstractNumId w:val="21"/>
  </w:num>
  <w:num w:numId="9" w16cid:durableId="1848598690">
    <w:abstractNumId w:val="36"/>
  </w:num>
  <w:num w:numId="10" w16cid:durableId="1405030671">
    <w:abstractNumId w:val="28"/>
  </w:num>
  <w:num w:numId="11" w16cid:durableId="352347523">
    <w:abstractNumId w:val="15"/>
  </w:num>
  <w:num w:numId="12" w16cid:durableId="1991473376">
    <w:abstractNumId w:val="25"/>
  </w:num>
  <w:num w:numId="13" w16cid:durableId="1330910782">
    <w:abstractNumId w:val="20"/>
  </w:num>
  <w:num w:numId="14" w16cid:durableId="1720937502">
    <w:abstractNumId w:val="2"/>
  </w:num>
  <w:num w:numId="15" w16cid:durableId="1093935069">
    <w:abstractNumId w:val="45"/>
  </w:num>
  <w:num w:numId="16" w16cid:durableId="797577258">
    <w:abstractNumId w:val="32"/>
  </w:num>
  <w:num w:numId="17" w16cid:durableId="78910384">
    <w:abstractNumId w:val="33"/>
  </w:num>
  <w:num w:numId="18" w16cid:durableId="869416374">
    <w:abstractNumId w:val="5"/>
  </w:num>
  <w:num w:numId="19" w16cid:durableId="1920484544">
    <w:abstractNumId w:val="24"/>
  </w:num>
  <w:num w:numId="20" w16cid:durableId="254242155">
    <w:abstractNumId w:val="12"/>
  </w:num>
  <w:num w:numId="21" w16cid:durableId="271939123">
    <w:abstractNumId w:val="42"/>
  </w:num>
  <w:num w:numId="22" w16cid:durableId="934751671">
    <w:abstractNumId w:val="41"/>
  </w:num>
  <w:num w:numId="23" w16cid:durableId="1697537913">
    <w:abstractNumId w:val="16"/>
  </w:num>
  <w:num w:numId="24" w16cid:durableId="724567687">
    <w:abstractNumId w:val="10"/>
  </w:num>
  <w:num w:numId="25" w16cid:durableId="611745488">
    <w:abstractNumId w:val="39"/>
  </w:num>
  <w:num w:numId="26" w16cid:durableId="680817767">
    <w:abstractNumId w:val="14"/>
  </w:num>
  <w:num w:numId="27" w16cid:durableId="1508062067">
    <w:abstractNumId w:val="29"/>
  </w:num>
  <w:num w:numId="28" w16cid:durableId="1024286590">
    <w:abstractNumId w:val="23"/>
  </w:num>
  <w:num w:numId="29" w16cid:durableId="2032759734">
    <w:abstractNumId w:val="6"/>
  </w:num>
  <w:num w:numId="30" w16cid:durableId="1544175360">
    <w:abstractNumId w:val="22"/>
  </w:num>
  <w:num w:numId="31" w16cid:durableId="711853744">
    <w:abstractNumId w:val="26"/>
  </w:num>
  <w:num w:numId="32" w16cid:durableId="1842239035">
    <w:abstractNumId w:val="34"/>
  </w:num>
  <w:num w:numId="33" w16cid:durableId="1155880163">
    <w:abstractNumId w:val="17"/>
  </w:num>
  <w:num w:numId="34" w16cid:durableId="820921987">
    <w:abstractNumId w:val="27"/>
  </w:num>
  <w:num w:numId="35" w16cid:durableId="95247492">
    <w:abstractNumId w:val="4"/>
  </w:num>
  <w:num w:numId="36" w16cid:durableId="757795991">
    <w:abstractNumId w:val="35"/>
  </w:num>
  <w:num w:numId="37" w16cid:durableId="1894921796">
    <w:abstractNumId w:val="30"/>
  </w:num>
  <w:num w:numId="38" w16cid:durableId="981495275">
    <w:abstractNumId w:val="3"/>
  </w:num>
  <w:num w:numId="39" w16cid:durableId="300885579">
    <w:abstractNumId w:val="8"/>
  </w:num>
  <w:num w:numId="40" w16cid:durableId="241454020">
    <w:abstractNumId w:val="19"/>
  </w:num>
  <w:num w:numId="41" w16cid:durableId="247927890">
    <w:abstractNumId w:val="31"/>
  </w:num>
  <w:num w:numId="42" w16cid:durableId="2140952808">
    <w:abstractNumId w:val="1"/>
  </w:num>
  <w:num w:numId="43" w16cid:durableId="44531977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2116313">
    <w:abstractNumId w:val="7"/>
  </w:num>
  <w:num w:numId="45" w16cid:durableId="911164921">
    <w:abstractNumId w:val="18"/>
  </w:num>
  <w:num w:numId="46" w16cid:durableId="1040712796">
    <w:abstractNumId w:val="11"/>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ne Enright">
    <w15:presenceInfo w15:providerId="AD" w15:userId="S::jenright@waynecountymi.gov::6dc0c44d-53d6-49c0-8384-a3002e19c6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5"/>
    <w:rsid w:val="000117B0"/>
    <w:rsid w:val="00011FD4"/>
    <w:rsid w:val="0001420F"/>
    <w:rsid w:val="00014C75"/>
    <w:rsid w:val="00016869"/>
    <w:rsid w:val="0001772F"/>
    <w:rsid w:val="0001798C"/>
    <w:rsid w:val="000266C2"/>
    <w:rsid w:val="00031F2E"/>
    <w:rsid w:val="00040930"/>
    <w:rsid w:val="00040BC7"/>
    <w:rsid w:val="0004539F"/>
    <w:rsid w:val="000510D4"/>
    <w:rsid w:val="000519D3"/>
    <w:rsid w:val="00052E5C"/>
    <w:rsid w:val="0005694E"/>
    <w:rsid w:val="000616A1"/>
    <w:rsid w:val="00061851"/>
    <w:rsid w:val="00064AA3"/>
    <w:rsid w:val="00070634"/>
    <w:rsid w:val="00073183"/>
    <w:rsid w:val="000734A4"/>
    <w:rsid w:val="000868B7"/>
    <w:rsid w:val="000868C0"/>
    <w:rsid w:val="0009351F"/>
    <w:rsid w:val="00093E0B"/>
    <w:rsid w:val="00096A95"/>
    <w:rsid w:val="00097393"/>
    <w:rsid w:val="000979C0"/>
    <w:rsid w:val="000A07F9"/>
    <w:rsid w:val="000A35EB"/>
    <w:rsid w:val="000A74EA"/>
    <w:rsid w:val="000B1DB1"/>
    <w:rsid w:val="000B523A"/>
    <w:rsid w:val="000C0572"/>
    <w:rsid w:val="000C2910"/>
    <w:rsid w:val="000C5AF1"/>
    <w:rsid w:val="000C647F"/>
    <w:rsid w:val="000C6F17"/>
    <w:rsid w:val="000D0414"/>
    <w:rsid w:val="000D07BC"/>
    <w:rsid w:val="000D2967"/>
    <w:rsid w:val="000D6F99"/>
    <w:rsid w:val="000E1C5B"/>
    <w:rsid w:val="000E356F"/>
    <w:rsid w:val="000E385B"/>
    <w:rsid w:val="000E750A"/>
    <w:rsid w:val="000F4B7C"/>
    <w:rsid w:val="000F6400"/>
    <w:rsid w:val="00106A67"/>
    <w:rsid w:val="00106F17"/>
    <w:rsid w:val="00113D1A"/>
    <w:rsid w:val="00114FB8"/>
    <w:rsid w:val="00116B72"/>
    <w:rsid w:val="001208E2"/>
    <w:rsid w:val="001225EB"/>
    <w:rsid w:val="00123E1A"/>
    <w:rsid w:val="00124302"/>
    <w:rsid w:val="001267F3"/>
    <w:rsid w:val="00127CEE"/>
    <w:rsid w:val="00132E1A"/>
    <w:rsid w:val="00142D25"/>
    <w:rsid w:val="001466E0"/>
    <w:rsid w:val="00153927"/>
    <w:rsid w:val="00156F4C"/>
    <w:rsid w:val="00165FBE"/>
    <w:rsid w:val="00166AAD"/>
    <w:rsid w:val="00167EFC"/>
    <w:rsid w:val="00172AC0"/>
    <w:rsid w:val="00174030"/>
    <w:rsid w:val="00176675"/>
    <w:rsid w:val="001801E6"/>
    <w:rsid w:val="001856A3"/>
    <w:rsid w:val="00186814"/>
    <w:rsid w:val="00190007"/>
    <w:rsid w:val="00190719"/>
    <w:rsid w:val="0019416A"/>
    <w:rsid w:val="001952AA"/>
    <w:rsid w:val="001963A6"/>
    <w:rsid w:val="001A0084"/>
    <w:rsid w:val="001A05ED"/>
    <w:rsid w:val="001A097F"/>
    <w:rsid w:val="001A0AA5"/>
    <w:rsid w:val="001A0B78"/>
    <w:rsid w:val="001A3482"/>
    <w:rsid w:val="001A6385"/>
    <w:rsid w:val="001A7C1A"/>
    <w:rsid w:val="001B05D9"/>
    <w:rsid w:val="001B3493"/>
    <w:rsid w:val="001B4D0D"/>
    <w:rsid w:val="001B5C98"/>
    <w:rsid w:val="001C4CDC"/>
    <w:rsid w:val="001C5BFA"/>
    <w:rsid w:val="001D4609"/>
    <w:rsid w:val="001D7133"/>
    <w:rsid w:val="001E285F"/>
    <w:rsid w:val="001E2BA5"/>
    <w:rsid w:val="001E4FCE"/>
    <w:rsid w:val="001E4FD7"/>
    <w:rsid w:val="001F20BC"/>
    <w:rsid w:val="001F2724"/>
    <w:rsid w:val="001F78B3"/>
    <w:rsid w:val="00200845"/>
    <w:rsid w:val="002056BF"/>
    <w:rsid w:val="0020673A"/>
    <w:rsid w:val="002102D1"/>
    <w:rsid w:val="00212BAB"/>
    <w:rsid w:val="00215A27"/>
    <w:rsid w:val="0022076A"/>
    <w:rsid w:val="00220909"/>
    <w:rsid w:val="0022226E"/>
    <w:rsid w:val="00223816"/>
    <w:rsid w:val="002241F3"/>
    <w:rsid w:val="00224BD8"/>
    <w:rsid w:val="002315B5"/>
    <w:rsid w:val="002330E0"/>
    <w:rsid w:val="00233BFB"/>
    <w:rsid w:val="002361C2"/>
    <w:rsid w:val="002366A4"/>
    <w:rsid w:val="00237CF3"/>
    <w:rsid w:val="00240AB1"/>
    <w:rsid w:val="002461F1"/>
    <w:rsid w:val="002477AB"/>
    <w:rsid w:val="0025180D"/>
    <w:rsid w:val="00252BE1"/>
    <w:rsid w:val="00255416"/>
    <w:rsid w:val="0025553B"/>
    <w:rsid w:val="00256EA3"/>
    <w:rsid w:val="00260A96"/>
    <w:rsid w:val="00260D57"/>
    <w:rsid w:val="00261B2D"/>
    <w:rsid w:val="00262B44"/>
    <w:rsid w:val="002640D3"/>
    <w:rsid w:val="00271AF9"/>
    <w:rsid w:val="00272862"/>
    <w:rsid w:val="00274580"/>
    <w:rsid w:val="00274B51"/>
    <w:rsid w:val="0027572A"/>
    <w:rsid w:val="00275925"/>
    <w:rsid w:val="00275E0C"/>
    <w:rsid w:val="0028271B"/>
    <w:rsid w:val="002828FE"/>
    <w:rsid w:val="00282F86"/>
    <w:rsid w:val="002841BB"/>
    <w:rsid w:val="002914B4"/>
    <w:rsid w:val="00293040"/>
    <w:rsid w:val="00295BF9"/>
    <w:rsid w:val="00296EA4"/>
    <w:rsid w:val="002A11B0"/>
    <w:rsid w:val="002A61AD"/>
    <w:rsid w:val="002A7460"/>
    <w:rsid w:val="002B3671"/>
    <w:rsid w:val="002B457C"/>
    <w:rsid w:val="002B56D1"/>
    <w:rsid w:val="002B5ED7"/>
    <w:rsid w:val="002B6143"/>
    <w:rsid w:val="002C1411"/>
    <w:rsid w:val="002C6A28"/>
    <w:rsid w:val="002D2276"/>
    <w:rsid w:val="002D5A86"/>
    <w:rsid w:val="002E317B"/>
    <w:rsid w:val="002E3B9E"/>
    <w:rsid w:val="002F04DA"/>
    <w:rsid w:val="002F18FF"/>
    <w:rsid w:val="002F3700"/>
    <w:rsid w:val="002F70F7"/>
    <w:rsid w:val="002F7C5F"/>
    <w:rsid w:val="002F7D2E"/>
    <w:rsid w:val="00300D91"/>
    <w:rsid w:val="0030244D"/>
    <w:rsid w:val="00303A6E"/>
    <w:rsid w:val="003056AD"/>
    <w:rsid w:val="00305E45"/>
    <w:rsid w:val="00312C11"/>
    <w:rsid w:val="0031566D"/>
    <w:rsid w:val="00323D99"/>
    <w:rsid w:val="00324F50"/>
    <w:rsid w:val="003302AB"/>
    <w:rsid w:val="0033248E"/>
    <w:rsid w:val="00332E76"/>
    <w:rsid w:val="00334974"/>
    <w:rsid w:val="003442B7"/>
    <w:rsid w:val="003516FD"/>
    <w:rsid w:val="0035327F"/>
    <w:rsid w:val="00361EF7"/>
    <w:rsid w:val="00362F20"/>
    <w:rsid w:val="00364FEE"/>
    <w:rsid w:val="0036630B"/>
    <w:rsid w:val="00366F67"/>
    <w:rsid w:val="0036744F"/>
    <w:rsid w:val="0037071C"/>
    <w:rsid w:val="00374133"/>
    <w:rsid w:val="0038131B"/>
    <w:rsid w:val="00381550"/>
    <w:rsid w:val="003817B2"/>
    <w:rsid w:val="00391382"/>
    <w:rsid w:val="003944F9"/>
    <w:rsid w:val="00395A0D"/>
    <w:rsid w:val="00397600"/>
    <w:rsid w:val="003A0181"/>
    <w:rsid w:val="003A064A"/>
    <w:rsid w:val="003A1556"/>
    <w:rsid w:val="003A55EC"/>
    <w:rsid w:val="003A6246"/>
    <w:rsid w:val="003A6E82"/>
    <w:rsid w:val="003B30BE"/>
    <w:rsid w:val="003B3132"/>
    <w:rsid w:val="003B6185"/>
    <w:rsid w:val="003B73DE"/>
    <w:rsid w:val="003B7F3D"/>
    <w:rsid w:val="003C18CD"/>
    <w:rsid w:val="003C1F99"/>
    <w:rsid w:val="003C55E0"/>
    <w:rsid w:val="003D2222"/>
    <w:rsid w:val="003D3328"/>
    <w:rsid w:val="003D7743"/>
    <w:rsid w:val="003E39BE"/>
    <w:rsid w:val="003E3AB5"/>
    <w:rsid w:val="003E541C"/>
    <w:rsid w:val="003E7D36"/>
    <w:rsid w:val="003F4199"/>
    <w:rsid w:val="003F6222"/>
    <w:rsid w:val="003F76BB"/>
    <w:rsid w:val="00400E72"/>
    <w:rsid w:val="004019A1"/>
    <w:rsid w:val="004061EA"/>
    <w:rsid w:val="0041055B"/>
    <w:rsid w:val="004127E8"/>
    <w:rsid w:val="00413829"/>
    <w:rsid w:val="00416E7C"/>
    <w:rsid w:val="00422E7C"/>
    <w:rsid w:val="00425D45"/>
    <w:rsid w:val="00437360"/>
    <w:rsid w:val="0044439E"/>
    <w:rsid w:val="004451E7"/>
    <w:rsid w:val="00445777"/>
    <w:rsid w:val="004466EB"/>
    <w:rsid w:val="00450D10"/>
    <w:rsid w:val="00461DC9"/>
    <w:rsid w:val="00462CB9"/>
    <w:rsid w:val="00463CEC"/>
    <w:rsid w:val="00464160"/>
    <w:rsid w:val="00464ADD"/>
    <w:rsid w:val="00467B11"/>
    <w:rsid w:val="00471755"/>
    <w:rsid w:val="00472578"/>
    <w:rsid w:val="00473397"/>
    <w:rsid w:val="00473AAD"/>
    <w:rsid w:val="004761A4"/>
    <w:rsid w:val="004773B6"/>
    <w:rsid w:val="004847CF"/>
    <w:rsid w:val="00496310"/>
    <w:rsid w:val="004A36EA"/>
    <w:rsid w:val="004A5764"/>
    <w:rsid w:val="004A7235"/>
    <w:rsid w:val="004B0CE7"/>
    <w:rsid w:val="004B17FB"/>
    <w:rsid w:val="004B3C3F"/>
    <w:rsid w:val="004C7855"/>
    <w:rsid w:val="004D2285"/>
    <w:rsid w:val="004D55AC"/>
    <w:rsid w:val="004D7C0D"/>
    <w:rsid w:val="004E0638"/>
    <w:rsid w:val="004E27E3"/>
    <w:rsid w:val="004E4351"/>
    <w:rsid w:val="004E7815"/>
    <w:rsid w:val="004F0DEC"/>
    <w:rsid w:val="004F1AC4"/>
    <w:rsid w:val="004F1C82"/>
    <w:rsid w:val="004F1D67"/>
    <w:rsid w:val="004F6267"/>
    <w:rsid w:val="004F69E0"/>
    <w:rsid w:val="004F79BF"/>
    <w:rsid w:val="00501487"/>
    <w:rsid w:val="0050280A"/>
    <w:rsid w:val="005128FD"/>
    <w:rsid w:val="0051375C"/>
    <w:rsid w:val="0051476A"/>
    <w:rsid w:val="0051570D"/>
    <w:rsid w:val="0051570F"/>
    <w:rsid w:val="00521FBD"/>
    <w:rsid w:val="0052476C"/>
    <w:rsid w:val="005311F3"/>
    <w:rsid w:val="00540D9B"/>
    <w:rsid w:val="00542A8F"/>
    <w:rsid w:val="005433DF"/>
    <w:rsid w:val="00543654"/>
    <w:rsid w:val="005459A1"/>
    <w:rsid w:val="00546087"/>
    <w:rsid w:val="00546BDE"/>
    <w:rsid w:val="0055174F"/>
    <w:rsid w:val="005518A2"/>
    <w:rsid w:val="00555994"/>
    <w:rsid w:val="00561240"/>
    <w:rsid w:val="005637E6"/>
    <w:rsid w:val="0056474E"/>
    <w:rsid w:val="00564B16"/>
    <w:rsid w:val="00567775"/>
    <w:rsid w:val="00567FEF"/>
    <w:rsid w:val="00573773"/>
    <w:rsid w:val="005805B4"/>
    <w:rsid w:val="005842CF"/>
    <w:rsid w:val="00586CB4"/>
    <w:rsid w:val="00592197"/>
    <w:rsid w:val="00592FB8"/>
    <w:rsid w:val="00593B8C"/>
    <w:rsid w:val="00593EDC"/>
    <w:rsid w:val="0059432D"/>
    <w:rsid w:val="00594B72"/>
    <w:rsid w:val="00597442"/>
    <w:rsid w:val="005A2677"/>
    <w:rsid w:val="005A3184"/>
    <w:rsid w:val="005A4CE2"/>
    <w:rsid w:val="005A66C5"/>
    <w:rsid w:val="005B0694"/>
    <w:rsid w:val="005B2C57"/>
    <w:rsid w:val="005B48C3"/>
    <w:rsid w:val="005B5265"/>
    <w:rsid w:val="005B5EDA"/>
    <w:rsid w:val="005B669D"/>
    <w:rsid w:val="005B684C"/>
    <w:rsid w:val="005B68B8"/>
    <w:rsid w:val="005B7360"/>
    <w:rsid w:val="005B7495"/>
    <w:rsid w:val="005B773B"/>
    <w:rsid w:val="005C212F"/>
    <w:rsid w:val="005C55FF"/>
    <w:rsid w:val="005C604C"/>
    <w:rsid w:val="005D04FB"/>
    <w:rsid w:val="005D1911"/>
    <w:rsid w:val="005D1965"/>
    <w:rsid w:val="005D1C50"/>
    <w:rsid w:val="005D371E"/>
    <w:rsid w:val="005D6C19"/>
    <w:rsid w:val="005E2CE0"/>
    <w:rsid w:val="005E2E4D"/>
    <w:rsid w:val="005E37A3"/>
    <w:rsid w:val="005E4CB2"/>
    <w:rsid w:val="005F00DE"/>
    <w:rsid w:val="005F3D51"/>
    <w:rsid w:val="005F50A2"/>
    <w:rsid w:val="00601B05"/>
    <w:rsid w:val="00604444"/>
    <w:rsid w:val="00607E6D"/>
    <w:rsid w:val="00610933"/>
    <w:rsid w:val="00611A98"/>
    <w:rsid w:val="006122A3"/>
    <w:rsid w:val="0061419E"/>
    <w:rsid w:val="006146ED"/>
    <w:rsid w:val="00615EE6"/>
    <w:rsid w:val="00623FDA"/>
    <w:rsid w:val="0063146E"/>
    <w:rsid w:val="00635EC0"/>
    <w:rsid w:val="006360BD"/>
    <w:rsid w:val="00644EF0"/>
    <w:rsid w:val="00646D89"/>
    <w:rsid w:val="00654B3B"/>
    <w:rsid w:val="00657214"/>
    <w:rsid w:val="00664B59"/>
    <w:rsid w:val="00664EDA"/>
    <w:rsid w:val="0067153F"/>
    <w:rsid w:val="00671DB7"/>
    <w:rsid w:val="00672682"/>
    <w:rsid w:val="00673210"/>
    <w:rsid w:val="0067665B"/>
    <w:rsid w:val="0069234A"/>
    <w:rsid w:val="00694BEB"/>
    <w:rsid w:val="00695E3B"/>
    <w:rsid w:val="006A38EB"/>
    <w:rsid w:val="006A46F1"/>
    <w:rsid w:val="006A4D07"/>
    <w:rsid w:val="006A6017"/>
    <w:rsid w:val="006B22D3"/>
    <w:rsid w:val="006B430C"/>
    <w:rsid w:val="006B52A5"/>
    <w:rsid w:val="006B69AB"/>
    <w:rsid w:val="006C2121"/>
    <w:rsid w:val="006C509D"/>
    <w:rsid w:val="006C524A"/>
    <w:rsid w:val="006C7D1D"/>
    <w:rsid w:val="006D050D"/>
    <w:rsid w:val="006D073F"/>
    <w:rsid w:val="006D4085"/>
    <w:rsid w:val="006D7FFE"/>
    <w:rsid w:val="006E3A57"/>
    <w:rsid w:val="006E6696"/>
    <w:rsid w:val="006F31A1"/>
    <w:rsid w:val="006F550D"/>
    <w:rsid w:val="006F5C02"/>
    <w:rsid w:val="006F7BE3"/>
    <w:rsid w:val="00700BB4"/>
    <w:rsid w:val="00700BBC"/>
    <w:rsid w:val="0070207C"/>
    <w:rsid w:val="007044BD"/>
    <w:rsid w:val="00707B4A"/>
    <w:rsid w:val="007141CC"/>
    <w:rsid w:val="00714DA1"/>
    <w:rsid w:val="0071542E"/>
    <w:rsid w:val="00716D22"/>
    <w:rsid w:val="00723EA6"/>
    <w:rsid w:val="00724C70"/>
    <w:rsid w:val="00725412"/>
    <w:rsid w:val="00727B6A"/>
    <w:rsid w:val="0073108E"/>
    <w:rsid w:val="00731126"/>
    <w:rsid w:val="007314C1"/>
    <w:rsid w:val="007321AC"/>
    <w:rsid w:val="007321C4"/>
    <w:rsid w:val="00740FCE"/>
    <w:rsid w:val="007506F0"/>
    <w:rsid w:val="007568D8"/>
    <w:rsid w:val="00757DAF"/>
    <w:rsid w:val="0076248D"/>
    <w:rsid w:val="007631F3"/>
    <w:rsid w:val="007634F4"/>
    <w:rsid w:val="00763DC3"/>
    <w:rsid w:val="007662C2"/>
    <w:rsid w:val="00770C37"/>
    <w:rsid w:val="00774FD8"/>
    <w:rsid w:val="00780400"/>
    <w:rsid w:val="00781E46"/>
    <w:rsid w:val="0078252B"/>
    <w:rsid w:val="0078552B"/>
    <w:rsid w:val="00785C19"/>
    <w:rsid w:val="00786735"/>
    <w:rsid w:val="007871CC"/>
    <w:rsid w:val="00790059"/>
    <w:rsid w:val="007940C1"/>
    <w:rsid w:val="00794D2F"/>
    <w:rsid w:val="00797BAA"/>
    <w:rsid w:val="007A55F4"/>
    <w:rsid w:val="007B20E2"/>
    <w:rsid w:val="007B3944"/>
    <w:rsid w:val="007B4B23"/>
    <w:rsid w:val="007B5539"/>
    <w:rsid w:val="007B69A0"/>
    <w:rsid w:val="007B71D9"/>
    <w:rsid w:val="007C5717"/>
    <w:rsid w:val="007D23B1"/>
    <w:rsid w:val="007D3730"/>
    <w:rsid w:val="007D3D83"/>
    <w:rsid w:val="007D5DA4"/>
    <w:rsid w:val="007E1D95"/>
    <w:rsid w:val="007E1FD5"/>
    <w:rsid w:val="007E34D7"/>
    <w:rsid w:val="007E5AFB"/>
    <w:rsid w:val="007F61C8"/>
    <w:rsid w:val="0080219A"/>
    <w:rsid w:val="00803D1F"/>
    <w:rsid w:val="00805A06"/>
    <w:rsid w:val="00806577"/>
    <w:rsid w:val="008105AD"/>
    <w:rsid w:val="00810F74"/>
    <w:rsid w:val="008207C3"/>
    <w:rsid w:val="008267BD"/>
    <w:rsid w:val="0083364E"/>
    <w:rsid w:val="00834680"/>
    <w:rsid w:val="00840663"/>
    <w:rsid w:val="008433F5"/>
    <w:rsid w:val="008455AF"/>
    <w:rsid w:val="0084702F"/>
    <w:rsid w:val="00852EB8"/>
    <w:rsid w:val="008550F6"/>
    <w:rsid w:val="0085572D"/>
    <w:rsid w:val="008606AE"/>
    <w:rsid w:val="00861DCF"/>
    <w:rsid w:val="00866F3F"/>
    <w:rsid w:val="00872602"/>
    <w:rsid w:val="00875291"/>
    <w:rsid w:val="008755B5"/>
    <w:rsid w:val="008762FD"/>
    <w:rsid w:val="00876939"/>
    <w:rsid w:val="00877D21"/>
    <w:rsid w:val="00877D6C"/>
    <w:rsid w:val="0088354D"/>
    <w:rsid w:val="008926CD"/>
    <w:rsid w:val="008936B3"/>
    <w:rsid w:val="008A75E0"/>
    <w:rsid w:val="008B2D26"/>
    <w:rsid w:val="008B6470"/>
    <w:rsid w:val="008B68AA"/>
    <w:rsid w:val="008B76E4"/>
    <w:rsid w:val="008B7CF0"/>
    <w:rsid w:val="008C0220"/>
    <w:rsid w:val="008C1725"/>
    <w:rsid w:val="008C31CB"/>
    <w:rsid w:val="008C58A1"/>
    <w:rsid w:val="008D1E39"/>
    <w:rsid w:val="008D2F61"/>
    <w:rsid w:val="008E0337"/>
    <w:rsid w:val="008E0935"/>
    <w:rsid w:val="008E35B4"/>
    <w:rsid w:val="008E44AF"/>
    <w:rsid w:val="008E5673"/>
    <w:rsid w:val="008E6D0E"/>
    <w:rsid w:val="008E7174"/>
    <w:rsid w:val="008F00E7"/>
    <w:rsid w:val="00900E71"/>
    <w:rsid w:val="0090499F"/>
    <w:rsid w:val="00906B39"/>
    <w:rsid w:val="009112C0"/>
    <w:rsid w:val="00912895"/>
    <w:rsid w:val="00916B9A"/>
    <w:rsid w:val="00916D4C"/>
    <w:rsid w:val="00926D2F"/>
    <w:rsid w:val="00927B47"/>
    <w:rsid w:val="009306A7"/>
    <w:rsid w:val="00932390"/>
    <w:rsid w:val="009347BA"/>
    <w:rsid w:val="0093610B"/>
    <w:rsid w:val="00936F7A"/>
    <w:rsid w:val="00937081"/>
    <w:rsid w:val="009412CB"/>
    <w:rsid w:val="00941324"/>
    <w:rsid w:val="009432C1"/>
    <w:rsid w:val="009435CB"/>
    <w:rsid w:val="00944AC1"/>
    <w:rsid w:val="00952802"/>
    <w:rsid w:val="009529BE"/>
    <w:rsid w:val="00962B16"/>
    <w:rsid w:val="00971487"/>
    <w:rsid w:val="009722BD"/>
    <w:rsid w:val="009722FD"/>
    <w:rsid w:val="00974A56"/>
    <w:rsid w:val="00975CA0"/>
    <w:rsid w:val="0097651A"/>
    <w:rsid w:val="009772F7"/>
    <w:rsid w:val="00986107"/>
    <w:rsid w:val="009907BB"/>
    <w:rsid w:val="00990D5B"/>
    <w:rsid w:val="009910A0"/>
    <w:rsid w:val="00992A7A"/>
    <w:rsid w:val="00997D2F"/>
    <w:rsid w:val="009A0FEF"/>
    <w:rsid w:val="009A2964"/>
    <w:rsid w:val="009A4E45"/>
    <w:rsid w:val="009A62B8"/>
    <w:rsid w:val="009B3FAF"/>
    <w:rsid w:val="009B4177"/>
    <w:rsid w:val="009B47D7"/>
    <w:rsid w:val="009B5B10"/>
    <w:rsid w:val="009C1119"/>
    <w:rsid w:val="009C51B7"/>
    <w:rsid w:val="009C629B"/>
    <w:rsid w:val="009C7ADD"/>
    <w:rsid w:val="009D2044"/>
    <w:rsid w:val="009D23F9"/>
    <w:rsid w:val="009D426D"/>
    <w:rsid w:val="009D4D19"/>
    <w:rsid w:val="009D5FC5"/>
    <w:rsid w:val="009D6463"/>
    <w:rsid w:val="009E07BD"/>
    <w:rsid w:val="009E09F7"/>
    <w:rsid w:val="009E29FE"/>
    <w:rsid w:val="009E33E6"/>
    <w:rsid w:val="009E6C6A"/>
    <w:rsid w:val="009E7336"/>
    <w:rsid w:val="009F046C"/>
    <w:rsid w:val="009F45CA"/>
    <w:rsid w:val="009F49D6"/>
    <w:rsid w:val="009F517C"/>
    <w:rsid w:val="009F545B"/>
    <w:rsid w:val="00A04F50"/>
    <w:rsid w:val="00A05199"/>
    <w:rsid w:val="00A05ED3"/>
    <w:rsid w:val="00A067E2"/>
    <w:rsid w:val="00A108E6"/>
    <w:rsid w:val="00A1405B"/>
    <w:rsid w:val="00A22423"/>
    <w:rsid w:val="00A23044"/>
    <w:rsid w:val="00A25C74"/>
    <w:rsid w:val="00A30FC1"/>
    <w:rsid w:val="00A3111C"/>
    <w:rsid w:val="00A33B7C"/>
    <w:rsid w:val="00A375E4"/>
    <w:rsid w:val="00A37C78"/>
    <w:rsid w:val="00A403DF"/>
    <w:rsid w:val="00A405E4"/>
    <w:rsid w:val="00A41552"/>
    <w:rsid w:val="00A41A4A"/>
    <w:rsid w:val="00A44489"/>
    <w:rsid w:val="00A45EBC"/>
    <w:rsid w:val="00A5670A"/>
    <w:rsid w:val="00A575DA"/>
    <w:rsid w:val="00A57B28"/>
    <w:rsid w:val="00A57E06"/>
    <w:rsid w:val="00A70F7B"/>
    <w:rsid w:val="00A7723B"/>
    <w:rsid w:val="00A85A43"/>
    <w:rsid w:val="00A86107"/>
    <w:rsid w:val="00A87A30"/>
    <w:rsid w:val="00A9378D"/>
    <w:rsid w:val="00A93804"/>
    <w:rsid w:val="00A9428B"/>
    <w:rsid w:val="00A94306"/>
    <w:rsid w:val="00A94A3E"/>
    <w:rsid w:val="00A970B8"/>
    <w:rsid w:val="00AA5C30"/>
    <w:rsid w:val="00AB56BB"/>
    <w:rsid w:val="00AB5E4F"/>
    <w:rsid w:val="00AC5859"/>
    <w:rsid w:val="00AD1588"/>
    <w:rsid w:val="00AD3FB0"/>
    <w:rsid w:val="00AD4E4D"/>
    <w:rsid w:val="00AD6B09"/>
    <w:rsid w:val="00AE19BC"/>
    <w:rsid w:val="00AE1CAC"/>
    <w:rsid w:val="00AE30E7"/>
    <w:rsid w:val="00AE4EB1"/>
    <w:rsid w:val="00AE5F48"/>
    <w:rsid w:val="00AE67DC"/>
    <w:rsid w:val="00AF1C20"/>
    <w:rsid w:val="00AF4B93"/>
    <w:rsid w:val="00AF53EC"/>
    <w:rsid w:val="00B00248"/>
    <w:rsid w:val="00B0058B"/>
    <w:rsid w:val="00B01286"/>
    <w:rsid w:val="00B015BB"/>
    <w:rsid w:val="00B01AA4"/>
    <w:rsid w:val="00B0423D"/>
    <w:rsid w:val="00B06C1C"/>
    <w:rsid w:val="00B20D51"/>
    <w:rsid w:val="00B21B15"/>
    <w:rsid w:val="00B22ECF"/>
    <w:rsid w:val="00B230DE"/>
    <w:rsid w:val="00B24F85"/>
    <w:rsid w:val="00B25FFF"/>
    <w:rsid w:val="00B277A9"/>
    <w:rsid w:val="00B3025C"/>
    <w:rsid w:val="00B347F5"/>
    <w:rsid w:val="00B417D0"/>
    <w:rsid w:val="00B46F81"/>
    <w:rsid w:val="00B54D99"/>
    <w:rsid w:val="00B56C63"/>
    <w:rsid w:val="00B62AA2"/>
    <w:rsid w:val="00B652C2"/>
    <w:rsid w:val="00B67EB0"/>
    <w:rsid w:val="00B82046"/>
    <w:rsid w:val="00B923F9"/>
    <w:rsid w:val="00B95A5A"/>
    <w:rsid w:val="00B960C3"/>
    <w:rsid w:val="00BA262E"/>
    <w:rsid w:val="00BA6655"/>
    <w:rsid w:val="00BB046D"/>
    <w:rsid w:val="00BB2927"/>
    <w:rsid w:val="00BB4143"/>
    <w:rsid w:val="00BB475E"/>
    <w:rsid w:val="00BB5A9E"/>
    <w:rsid w:val="00BB687A"/>
    <w:rsid w:val="00BC2F47"/>
    <w:rsid w:val="00BD09A4"/>
    <w:rsid w:val="00BD4656"/>
    <w:rsid w:val="00BD6109"/>
    <w:rsid w:val="00BD7389"/>
    <w:rsid w:val="00BE1D89"/>
    <w:rsid w:val="00BE552F"/>
    <w:rsid w:val="00BE59D2"/>
    <w:rsid w:val="00BF18BF"/>
    <w:rsid w:val="00BF1D6A"/>
    <w:rsid w:val="00BF264D"/>
    <w:rsid w:val="00BF7C81"/>
    <w:rsid w:val="00C02228"/>
    <w:rsid w:val="00C02E36"/>
    <w:rsid w:val="00C0383E"/>
    <w:rsid w:val="00C07681"/>
    <w:rsid w:val="00C11105"/>
    <w:rsid w:val="00C11925"/>
    <w:rsid w:val="00C11ED8"/>
    <w:rsid w:val="00C12F7A"/>
    <w:rsid w:val="00C13117"/>
    <w:rsid w:val="00C13F73"/>
    <w:rsid w:val="00C14345"/>
    <w:rsid w:val="00C174AD"/>
    <w:rsid w:val="00C24581"/>
    <w:rsid w:val="00C34350"/>
    <w:rsid w:val="00C446FD"/>
    <w:rsid w:val="00C46A13"/>
    <w:rsid w:val="00C47E04"/>
    <w:rsid w:val="00C5279E"/>
    <w:rsid w:val="00C54AFE"/>
    <w:rsid w:val="00C55CA8"/>
    <w:rsid w:val="00C578F7"/>
    <w:rsid w:val="00C60172"/>
    <w:rsid w:val="00C6347C"/>
    <w:rsid w:val="00C64D4F"/>
    <w:rsid w:val="00C65088"/>
    <w:rsid w:val="00C70200"/>
    <w:rsid w:val="00C70241"/>
    <w:rsid w:val="00C90EA0"/>
    <w:rsid w:val="00C9254B"/>
    <w:rsid w:val="00C92AA7"/>
    <w:rsid w:val="00C941E9"/>
    <w:rsid w:val="00C97899"/>
    <w:rsid w:val="00CA22C6"/>
    <w:rsid w:val="00CA28E4"/>
    <w:rsid w:val="00CA2EFC"/>
    <w:rsid w:val="00CA50E9"/>
    <w:rsid w:val="00CA5357"/>
    <w:rsid w:val="00CA5DB4"/>
    <w:rsid w:val="00CA7390"/>
    <w:rsid w:val="00CB0A24"/>
    <w:rsid w:val="00CB127F"/>
    <w:rsid w:val="00CB5187"/>
    <w:rsid w:val="00CB7A63"/>
    <w:rsid w:val="00CC0243"/>
    <w:rsid w:val="00CC4BB8"/>
    <w:rsid w:val="00CD4266"/>
    <w:rsid w:val="00CD7A43"/>
    <w:rsid w:val="00CE1118"/>
    <w:rsid w:val="00CE430E"/>
    <w:rsid w:val="00CE60DB"/>
    <w:rsid w:val="00CF1836"/>
    <w:rsid w:val="00CF208F"/>
    <w:rsid w:val="00CF7CD2"/>
    <w:rsid w:val="00D033E3"/>
    <w:rsid w:val="00D06726"/>
    <w:rsid w:val="00D10D04"/>
    <w:rsid w:val="00D1277D"/>
    <w:rsid w:val="00D1315E"/>
    <w:rsid w:val="00D15F0D"/>
    <w:rsid w:val="00D170EB"/>
    <w:rsid w:val="00D224AC"/>
    <w:rsid w:val="00D22E80"/>
    <w:rsid w:val="00D3059F"/>
    <w:rsid w:val="00D3252F"/>
    <w:rsid w:val="00D334E2"/>
    <w:rsid w:val="00D33C9E"/>
    <w:rsid w:val="00D4036E"/>
    <w:rsid w:val="00D42607"/>
    <w:rsid w:val="00D4419B"/>
    <w:rsid w:val="00D44E25"/>
    <w:rsid w:val="00D467B2"/>
    <w:rsid w:val="00D46911"/>
    <w:rsid w:val="00D472B6"/>
    <w:rsid w:val="00D52712"/>
    <w:rsid w:val="00D53247"/>
    <w:rsid w:val="00D55F4B"/>
    <w:rsid w:val="00D644CA"/>
    <w:rsid w:val="00D66C55"/>
    <w:rsid w:val="00D67644"/>
    <w:rsid w:val="00D67F37"/>
    <w:rsid w:val="00D70325"/>
    <w:rsid w:val="00D7113E"/>
    <w:rsid w:val="00D71280"/>
    <w:rsid w:val="00D772A2"/>
    <w:rsid w:val="00D8012B"/>
    <w:rsid w:val="00D82676"/>
    <w:rsid w:val="00D83B7D"/>
    <w:rsid w:val="00D842D7"/>
    <w:rsid w:val="00D861B9"/>
    <w:rsid w:val="00D9187C"/>
    <w:rsid w:val="00D918BD"/>
    <w:rsid w:val="00D9263E"/>
    <w:rsid w:val="00D92F5B"/>
    <w:rsid w:val="00D92F8D"/>
    <w:rsid w:val="00D93ED3"/>
    <w:rsid w:val="00D956AA"/>
    <w:rsid w:val="00DA32D2"/>
    <w:rsid w:val="00DA3863"/>
    <w:rsid w:val="00DA53C0"/>
    <w:rsid w:val="00DA5C1A"/>
    <w:rsid w:val="00DB0F8A"/>
    <w:rsid w:val="00DC2257"/>
    <w:rsid w:val="00DC2DA3"/>
    <w:rsid w:val="00DC377B"/>
    <w:rsid w:val="00DC6A0A"/>
    <w:rsid w:val="00DD29D2"/>
    <w:rsid w:val="00DD2B62"/>
    <w:rsid w:val="00DD44B3"/>
    <w:rsid w:val="00DE09A3"/>
    <w:rsid w:val="00DE471A"/>
    <w:rsid w:val="00DE5DB7"/>
    <w:rsid w:val="00DE5DDB"/>
    <w:rsid w:val="00DE76F1"/>
    <w:rsid w:val="00DE7A67"/>
    <w:rsid w:val="00DF3448"/>
    <w:rsid w:val="00DF4AA6"/>
    <w:rsid w:val="00DF519B"/>
    <w:rsid w:val="00DF6580"/>
    <w:rsid w:val="00DF6CF3"/>
    <w:rsid w:val="00DF6E56"/>
    <w:rsid w:val="00E020E1"/>
    <w:rsid w:val="00E025F2"/>
    <w:rsid w:val="00E05145"/>
    <w:rsid w:val="00E1047E"/>
    <w:rsid w:val="00E10E55"/>
    <w:rsid w:val="00E112B0"/>
    <w:rsid w:val="00E11311"/>
    <w:rsid w:val="00E11769"/>
    <w:rsid w:val="00E13922"/>
    <w:rsid w:val="00E154C4"/>
    <w:rsid w:val="00E16787"/>
    <w:rsid w:val="00E21610"/>
    <w:rsid w:val="00E21F6B"/>
    <w:rsid w:val="00E23B39"/>
    <w:rsid w:val="00E27EDF"/>
    <w:rsid w:val="00E33010"/>
    <w:rsid w:val="00E33A2F"/>
    <w:rsid w:val="00E33FFC"/>
    <w:rsid w:val="00E37882"/>
    <w:rsid w:val="00E456EE"/>
    <w:rsid w:val="00E50EE9"/>
    <w:rsid w:val="00E53809"/>
    <w:rsid w:val="00E63115"/>
    <w:rsid w:val="00E6586A"/>
    <w:rsid w:val="00E70D31"/>
    <w:rsid w:val="00E71E2E"/>
    <w:rsid w:val="00E72105"/>
    <w:rsid w:val="00E722FC"/>
    <w:rsid w:val="00E72816"/>
    <w:rsid w:val="00E7343D"/>
    <w:rsid w:val="00E73AB5"/>
    <w:rsid w:val="00E754A2"/>
    <w:rsid w:val="00E75E1F"/>
    <w:rsid w:val="00E872AF"/>
    <w:rsid w:val="00E8795D"/>
    <w:rsid w:val="00E90EA2"/>
    <w:rsid w:val="00E949A3"/>
    <w:rsid w:val="00E9746D"/>
    <w:rsid w:val="00EA046E"/>
    <w:rsid w:val="00EA0495"/>
    <w:rsid w:val="00EA26FE"/>
    <w:rsid w:val="00EA4186"/>
    <w:rsid w:val="00EA485B"/>
    <w:rsid w:val="00EA60BF"/>
    <w:rsid w:val="00EB25E8"/>
    <w:rsid w:val="00EB507C"/>
    <w:rsid w:val="00EB6AEA"/>
    <w:rsid w:val="00EC12B3"/>
    <w:rsid w:val="00EC2053"/>
    <w:rsid w:val="00EC2C3D"/>
    <w:rsid w:val="00EC524E"/>
    <w:rsid w:val="00ED0404"/>
    <w:rsid w:val="00ED3A25"/>
    <w:rsid w:val="00ED3B1D"/>
    <w:rsid w:val="00ED3FC4"/>
    <w:rsid w:val="00EE5F2E"/>
    <w:rsid w:val="00EE7929"/>
    <w:rsid w:val="00EF1C2B"/>
    <w:rsid w:val="00EF297A"/>
    <w:rsid w:val="00EF3769"/>
    <w:rsid w:val="00F020A4"/>
    <w:rsid w:val="00F029D1"/>
    <w:rsid w:val="00F06464"/>
    <w:rsid w:val="00F12C06"/>
    <w:rsid w:val="00F13D13"/>
    <w:rsid w:val="00F14915"/>
    <w:rsid w:val="00F24314"/>
    <w:rsid w:val="00F25788"/>
    <w:rsid w:val="00F269C3"/>
    <w:rsid w:val="00F26C9D"/>
    <w:rsid w:val="00F26F7F"/>
    <w:rsid w:val="00F30C26"/>
    <w:rsid w:val="00F31739"/>
    <w:rsid w:val="00F328F9"/>
    <w:rsid w:val="00F34891"/>
    <w:rsid w:val="00F4745A"/>
    <w:rsid w:val="00F50373"/>
    <w:rsid w:val="00F5113D"/>
    <w:rsid w:val="00F52AD0"/>
    <w:rsid w:val="00F56153"/>
    <w:rsid w:val="00F6118D"/>
    <w:rsid w:val="00F70A73"/>
    <w:rsid w:val="00F72885"/>
    <w:rsid w:val="00F73D94"/>
    <w:rsid w:val="00F7457C"/>
    <w:rsid w:val="00F83DFE"/>
    <w:rsid w:val="00F87CF0"/>
    <w:rsid w:val="00F9118A"/>
    <w:rsid w:val="00F934C8"/>
    <w:rsid w:val="00F939A5"/>
    <w:rsid w:val="00F93BDD"/>
    <w:rsid w:val="00FA1398"/>
    <w:rsid w:val="00FA26FD"/>
    <w:rsid w:val="00FB0B95"/>
    <w:rsid w:val="00FB408A"/>
    <w:rsid w:val="00FB56E7"/>
    <w:rsid w:val="00FC4838"/>
    <w:rsid w:val="00FC4FDB"/>
    <w:rsid w:val="00FD1341"/>
    <w:rsid w:val="00FD23CA"/>
    <w:rsid w:val="00FD5E09"/>
    <w:rsid w:val="00FD604F"/>
    <w:rsid w:val="00FE2E43"/>
    <w:rsid w:val="00FE46E6"/>
    <w:rsid w:val="00FF2C18"/>
    <w:rsid w:val="00FF35AD"/>
    <w:rsid w:val="00FF6136"/>
    <w:rsid w:val="00FF7E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62CD0D"/>
  <w15:chartTrackingRefBased/>
  <w15:docId w15:val="{B960FDE0-880E-44C5-8B56-BA1D3EA11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D25"/>
    <w:pPr>
      <w:spacing w:after="200" w:line="276" w:lineRule="auto"/>
    </w:pPr>
    <w:rPr>
      <w:sz w:val="22"/>
      <w:szCs w:val="22"/>
      <w:lang w:eastAsia="en-US"/>
    </w:rPr>
  </w:style>
  <w:style w:type="paragraph" w:styleId="Heading1">
    <w:name w:val="heading 1"/>
    <w:basedOn w:val="Normal"/>
    <w:next w:val="Normal"/>
    <w:link w:val="Heading1Char"/>
    <w:qFormat/>
    <w:rsid w:val="005A66C5"/>
    <w:pPr>
      <w:outlineLvl w:val="0"/>
    </w:pPr>
    <w:rPr>
      <w:rFonts w:ascii="Arial Narrow" w:hAnsi="Arial Narrow"/>
      <w:b/>
      <w:sz w:val="28"/>
      <w:lang w:val="x-none" w:eastAsia="x-none"/>
    </w:rPr>
  </w:style>
  <w:style w:type="paragraph" w:styleId="Heading2">
    <w:name w:val="heading 2"/>
    <w:basedOn w:val="Normal"/>
    <w:next w:val="Normal"/>
    <w:link w:val="Heading2Char"/>
    <w:qFormat/>
    <w:rsid w:val="004A5764"/>
    <w:pPr>
      <w:ind w:left="720" w:right="-180"/>
      <w:outlineLvl w:val="1"/>
    </w:pPr>
    <w:rPr>
      <w:rFonts w:ascii="Arial Narrow" w:hAnsi="Arial Narrow"/>
      <w:i/>
      <w:iCs/>
      <w:color w:val="FF0000"/>
      <w:lang w:val="x-none" w:eastAsia="x-none"/>
    </w:rPr>
  </w:style>
  <w:style w:type="paragraph" w:styleId="Heading3">
    <w:name w:val="heading 3"/>
    <w:basedOn w:val="Normal"/>
    <w:next w:val="Normal"/>
    <w:link w:val="Heading3Char"/>
    <w:unhideWhenUsed/>
    <w:qFormat/>
    <w:rsid w:val="005A66C5"/>
    <w:pPr>
      <w:outlineLvl w:val="2"/>
    </w:pPr>
    <w:rPr>
      <w:rFonts w:ascii="Arial Narrow" w:hAnsi="Arial Narrow"/>
      <w:b/>
      <w:lang w:val="x-none" w:eastAsia="x-none"/>
    </w:rPr>
  </w:style>
  <w:style w:type="paragraph" w:styleId="Heading4">
    <w:name w:val="heading 4"/>
    <w:basedOn w:val="Normal"/>
    <w:next w:val="Normal"/>
    <w:link w:val="Heading4Char"/>
    <w:qFormat/>
    <w:rsid w:val="005A66C5"/>
    <w:pPr>
      <w:keepNext/>
      <w:widowControl w:val="0"/>
      <w:spacing w:after="0" w:line="240" w:lineRule="auto"/>
      <w:ind w:firstLine="720"/>
      <w:outlineLvl w:val="3"/>
    </w:pPr>
    <w:rPr>
      <w:rFonts w:ascii="Arial Narrow" w:eastAsia="Times New Roman" w:hAnsi="Arial Narrow"/>
      <w:bCs/>
      <w:i/>
      <w:iCs/>
      <w:snapToGrid w:val="0"/>
      <w:lang w:val="x-none" w:eastAsia="x-none"/>
    </w:rPr>
  </w:style>
  <w:style w:type="paragraph" w:styleId="Heading5">
    <w:name w:val="heading 5"/>
    <w:basedOn w:val="Normal"/>
    <w:next w:val="Normal"/>
    <w:link w:val="Heading5Char"/>
    <w:uiPriority w:val="9"/>
    <w:semiHidden/>
    <w:unhideWhenUsed/>
    <w:qFormat/>
    <w:rsid w:val="00496310"/>
    <w:pPr>
      <w:keepNext/>
      <w:keepLines/>
      <w:spacing w:before="40" w:after="0"/>
      <w:outlineLvl w:val="4"/>
    </w:pPr>
    <w:rPr>
      <w:rFonts w:ascii="Calibri Light" w:eastAsia="Times New Roman" w:hAnsi="Calibri Light"/>
      <w:color w:val="2E74B5"/>
      <w:lang w:val="x-none" w:eastAsia="x-none"/>
    </w:rPr>
  </w:style>
  <w:style w:type="paragraph" w:styleId="Heading6">
    <w:name w:val="heading 6"/>
    <w:basedOn w:val="Normal"/>
    <w:next w:val="Normal"/>
    <w:link w:val="Heading6Char1"/>
    <w:qFormat/>
    <w:rsid w:val="005A66C5"/>
    <w:pPr>
      <w:spacing w:before="240" w:after="60" w:line="240" w:lineRule="auto"/>
      <w:outlineLvl w:val="5"/>
    </w:pPr>
    <w:rPr>
      <w:rFonts w:ascii="Arial" w:eastAsia="Times New Roman" w:hAnsi="Arial"/>
      <w:b/>
      <w:bCs/>
      <w:lang w:val="x-none" w:eastAsia="x-none"/>
    </w:rPr>
  </w:style>
  <w:style w:type="paragraph" w:styleId="Heading7">
    <w:name w:val="heading 7"/>
    <w:basedOn w:val="Normal"/>
    <w:next w:val="Normal"/>
    <w:link w:val="Heading7Char"/>
    <w:uiPriority w:val="9"/>
    <w:semiHidden/>
    <w:unhideWhenUsed/>
    <w:qFormat/>
    <w:rsid w:val="00496310"/>
    <w:pPr>
      <w:keepNext/>
      <w:keepLines/>
      <w:spacing w:before="40" w:after="0"/>
      <w:outlineLvl w:val="6"/>
    </w:pPr>
    <w:rPr>
      <w:rFonts w:ascii="Calibri Light" w:eastAsia="Times New Roman" w:hAnsi="Calibri Light"/>
      <w:i/>
      <w:iCs/>
      <w:color w:val="1F4D78"/>
      <w:lang w:val="x-none" w:eastAsia="x-none"/>
    </w:rPr>
  </w:style>
  <w:style w:type="paragraph" w:styleId="Heading8">
    <w:name w:val="heading 8"/>
    <w:basedOn w:val="Normal"/>
    <w:next w:val="Normal"/>
    <w:link w:val="Heading8Char"/>
    <w:qFormat/>
    <w:rsid w:val="005A66C5"/>
    <w:pPr>
      <w:spacing w:before="240" w:after="60" w:line="240" w:lineRule="auto"/>
      <w:outlineLvl w:val="7"/>
    </w:pPr>
    <w:rPr>
      <w:rFonts w:ascii="Times New Roman" w:eastAsia="Times New Roman" w:hAnsi="Times New Roman"/>
      <w:i/>
      <w:iCs/>
      <w:sz w:val="20"/>
      <w:szCs w:val="20"/>
      <w:lang w:val="x-none" w:eastAsia="x-none"/>
    </w:rPr>
  </w:style>
  <w:style w:type="paragraph" w:styleId="Heading9">
    <w:name w:val="heading 9"/>
    <w:basedOn w:val="Normal"/>
    <w:next w:val="Normal"/>
    <w:link w:val="Heading9Char"/>
    <w:qFormat/>
    <w:rsid w:val="005A66C5"/>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A66C5"/>
    <w:rPr>
      <w:rFonts w:ascii="Arial Narrow" w:hAnsi="Arial Narrow"/>
      <w:b/>
      <w:sz w:val="28"/>
      <w:szCs w:val="22"/>
    </w:rPr>
  </w:style>
  <w:style w:type="character" w:customStyle="1" w:styleId="Heading2Char">
    <w:name w:val="Heading 2 Char"/>
    <w:link w:val="Heading2"/>
    <w:rsid w:val="004A5764"/>
    <w:rPr>
      <w:rFonts w:ascii="Arial Narrow" w:hAnsi="Arial Narrow"/>
      <w:i/>
      <w:iCs/>
      <w:color w:val="FF0000"/>
      <w:sz w:val="22"/>
      <w:szCs w:val="22"/>
    </w:rPr>
  </w:style>
  <w:style w:type="character" w:customStyle="1" w:styleId="Heading3Char">
    <w:name w:val="Heading 3 Char"/>
    <w:link w:val="Heading3"/>
    <w:rsid w:val="005A66C5"/>
    <w:rPr>
      <w:rFonts w:ascii="Arial Narrow" w:hAnsi="Arial Narrow"/>
      <w:b/>
      <w:sz w:val="22"/>
      <w:szCs w:val="22"/>
    </w:rPr>
  </w:style>
  <w:style w:type="character" w:customStyle="1" w:styleId="Heading4Char">
    <w:name w:val="Heading 4 Char"/>
    <w:link w:val="Heading4"/>
    <w:rsid w:val="005A66C5"/>
    <w:rPr>
      <w:rFonts w:ascii="Arial Narrow" w:eastAsia="Times New Roman" w:hAnsi="Arial Narrow" w:cs="Times New Roman"/>
      <w:bCs/>
      <w:i/>
      <w:iCs/>
      <w:snapToGrid w:val="0"/>
      <w:sz w:val="22"/>
      <w:szCs w:val="22"/>
    </w:rPr>
  </w:style>
  <w:style w:type="character" w:customStyle="1" w:styleId="Heading6Char">
    <w:name w:val="Heading 6 Char"/>
    <w:rsid w:val="005A66C5"/>
    <w:rPr>
      <w:rFonts w:ascii="Calibri Light" w:eastAsia="Times New Roman" w:hAnsi="Calibri Light" w:cs="Times New Roman"/>
      <w:color w:val="1F4D78"/>
      <w:sz w:val="22"/>
      <w:szCs w:val="22"/>
    </w:rPr>
  </w:style>
  <w:style w:type="character" w:customStyle="1" w:styleId="Heading8Char">
    <w:name w:val="Heading 8 Char"/>
    <w:link w:val="Heading8"/>
    <w:rsid w:val="005A66C5"/>
    <w:rPr>
      <w:rFonts w:ascii="Times New Roman" w:eastAsia="Times New Roman" w:hAnsi="Times New Roman" w:cs="Times New Roman"/>
      <w:i/>
      <w:iCs/>
    </w:rPr>
  </w:style>
  <w:style w:type="character" w:customStyle="1" w:styleId="Heading9Char">
    <w:name w:val="Heading 9 Char"/>
    <w:link w:val="Heading9"/>
    <w:rsid w:val="005A66C5"/>
    <w:rPr>
      <w:rFonts w:ascii="Arial" w:eastAsia="Times New Roman" w:hAnsi="Arial" w:cs="Arial"/>
      <w:sz w:val="22"/>
      <w:szCs w:val="22"/>
    </w:rPr>
  </w:style>
  <w:style w:type="character" w:customStyle="1" w:styleId="Heading6Char1">
    <w:name w:val="Heading 6 Char1"/>
    <w:link w:val="Heading6"/>
    <w:rsid w:val="005A66C5"/>
    <w:rPr>
      <w:rFonts w:ascii="Arial" w:eastAsia="Times New Roman" w:hAnsi="Arial" w:cs="Arial"/>
      <w:b/>
      <w:bCs/>
      <w:sz w:val="22"/>
      <w:szCs w:val="22"/>
    </w:rPr>
  </w:style>
  <w:style w:type="paragraph" w:styleId="ListParagraph">
    <w:name w:val="List Paragraph"/>
    <w:basedOn w:val="Normal"/>
    <w:uiPriority w:val="34"/>
    <w:qFormat/>
    <w:rsid w:val="005A66C5"/>
    <w:pPr>
      <w:ind w:left="720"/>
      <w:contextualSpacing/>
    </w:pPr>
  </w:style>
  <w:style w:type="character" w:styleId="Strong">
    <w:name w:val="Strong"/>
    <w:qFormat/>
    <w:rsid w:val="005A66C5"/>
    <w:rPr>
      <w:b/>
      <w:bCs/>
    </w:rPr>
  </w:style>
  <w:style w:type="paragraph" w:styleId="Header">
    <w:name w:val="header"/>
    <w:basedOn w:val="Normal"/>
    <w:link w:val="HeaderChar"/>
    <w:uiPriority w:val="99"/>
    <w:unhideWhenUsed/>
    <w:rsid w:val="005A66C5"/>
    <w:pPr>
      <w:tabs>
        <w:tab w:val="center" w:pos="4680"/>
        <w:tab w:val="right" w:pos="9360"/>
      </w:tabs>
      <w:spacing w:after="0" w:line="240" w:lineRule="auto"/>
    </w:pPr>
    <w:rPr>
      <w:lang w:val="x-none" w:eastAsia="x-none"/>
    </w:rPr>
  </w:style>
  <w:style w:type="character" w:customStyle="1" w:styleId="HeaderChar">
    <w:name w:val="Header Char"/>
    <w:link w:val="Header"/>
    <w:uiPriority w:val="99"/>
    <w:rsid w:val="005A66C5"/>
    <w:rPr>
      <w:sz w:val="22"/>
      <w:szCs w:val="22"/>
    </w:rPr>
  </w:style>
  <w:style w:type="paragraph" w:styleId="Footer">
    <w:name w:val="footer"/>
    <w:basedOn w:val="Normal"/>
    <w:link w:val="FooterChar"/>
    <w:uiPriority w:val="99"/>
    <w:unhideWhenUsed/>
    <w:rsid w:val="005A66C5"/>
    <w:pPr>
      <w:tabs>
        <w:tab w:val="center" w:pos="4680"/>
        <w:tab w:val="right" w:pos="9360"/>
      </w:tabs>
      <w:spacing w:after="0" w:line="240" w:lineRule="auto"/>
    </w:pPr>
    <w:rPr>
      <w:lang w:val="x-none" w:eastAsia="x-none"/>
    </w:rPr>
  </w:style>
  <w:style w:type="character" w:customStyle="1" w:styleId="FooterChar">
    <w:name w:val="Footer Char"/>
    <w:link w:val="Footer"/>
    <w:uiPriority w:val="99"/>
    <w:rsid w:val="005A66C5"/>
    <w:rPr>
      <w:sz w:val="22"/>
      <w:szCs w:val="22"/>
    </w:rPr>
  </w:style>
  <w:style w:type="character" w:customStyle="1" w:styleId="BalloonTextChar">
    <w:name w:val="Balloon Text Char"/>
    <w:link w:val="BalloonText"/>
    <w:semiHidden/>
    <w:rsid w:val="005A66C5"/>
    <w:rPr>
      <w:rFonts w:ascii="Tahoma" w:hAnsi="Tahoma" w:cs="Tahoma"/>
      <w:sz w:val="16"/>
      <w:szCs w:val="16"/>
    </w:rPr>
  </w:style>
  <w:style w:type="paragraph" w:styleId="BalloonText">
    <w:name w:val="Balloon Text"/>
    <w:basedOn w:val="Normal"/>
    <w:link w:val="BalloonTextChar"/>
    <w:semiHidden/>
    <w:unhideWhenUsed/>
    <w:rsid w:val="005A66C5"/>
    <w:pPr>
      <w:spacing w:after="0" w:line="240" w:lineRule="auto"/>
    </w:pPr>
    <w:rPr>
      <w:rFonts w:ascii="Tahoma" w:hAnsi="Tahoma"/>
      <w:sz w:val="16"/>
      <w:szCs w:val="16"/>
      <w:lang w:val="x-none" w:eastAsia="x-none"/>
    </w:rPr>
  </w:style>
  <w:style w:type="character" w:customStyle="1" w:styleId="BalloonTextChar1">
    <w:name w:val="Balloon Text Char1"/>
    <w:uiPriority w:val="99"/>
    <w:semiHidden/>
    <w:rsid w:val="005A66C5"/>
    <w:rPr>
      <w:rFonts w:ascii="Times New Roman" w:hAnsi="Times New Roman" w:cs="Times New Roman"/>
      <w:sz w:val="18"/>
      <w:szCs w:val="18"/>
    </w:rPr>
  </w:style>
  <w:style w:type="paragraph" w:customStyle="1" w:styleId="AGReg1">
    <w:name w:val="AG Reg 1"/>
    <w:basedOn w:val="Normal"/>
    <w:link w:val="AGReg1Char2"/>
    <w:rsid w:val="005A66C5"/>
    <w:pPr>
      <w:spacing w:after="0" w:line="240" w:lineRule="auto"/>
    </w:pPr>
    <w:rPr>
      <w:rFonts w:ascii="Times New Roman" w:eastAsia="Times" w:hAnsi="Times New Roman"/>
      <w:sz w:val="20"/>
      <w:szCs w:val="20"/>
      <w:lang w:val="x-none" w:eastAsia="x-none"/>
    </w:rPr>
  </w:style>
  <w:style w:type="character" w:customStyle="1" w:styleId="AGReg1Char2">
    <w:name w:val="AG Reg 1 Char2"/>
    <w:link w:val="AGReg1"/>
    <w:rsid w:val="005A66C5"/>
    <w:rPr>
      <w:rFonts w:ascii="Times New Roman" w:eastAsia="Times" w:hAnsi="Times New Roman" w:cs="Times New Roman"/>
      <w:szCs w:val="20"/>
    </w:rPr>
  </w:style>
  <w:style w:type="paragraph" w:customStyle="1" w:styleId="AGDoubleQuote">
    <w:name w:val="AG Double Quote"/>
    <w:basedOn w:val="Normal"/>
    <w:rsid w:val="005A66C5"/>
    <w:pPr>
      <w:spacing w:after="0" w:line="240" w:lineRule="auto"/>
      <w:ind w:left="1440" w:right="1440"/>
    </w:pPr>
    <w:rPr>
      <w:rFonts w:ascii="Times New Roman" w:eastAsia="Times" w:hAnsi="Times New Roman"/>
      <w:sz w:val="24"/>
      <w:szCs w:val="20"/>
    </w:rPr>
  </w:style>
  <w:style w:type="paragraph" w:customStyle="1" w:styleId="AGIndent1">
    <w:name w:val="AG Indent 1"/>
    <w:basedOn w:val="Normal"/>
    <w:rsid w:val="005A66C5"/>
    <w:pPr>
      <w:spacing w:after="0" w:line="240" w:lineRule="auto"/>
      <w:ind w:firstLine="720"/>
    </w:pPr>
    <w:rPr>
      <w:rFonts w:ascii="Times New Roman" w:eastAsia="Times" w:hAnsi="Times New Roman"/>
      <w:sz w:val="24"/>
      <w:szCs w:val="20"/>
    </w:rPr>
  </w:style>
  <w:style w:type="paragraph" w:customStyle="1" w:styleId="AGIndent2">
    <w:name w:val="AG Indent 2"/>
    <w:basedOn w:val="Normal"/>
    <w:rsid w:val="005A66C5"/>
    <w:pPr>
      <w:spacing w:after="0" w:line="480" w:lineRule="auto"/>
      <w:ind w:firstLine="720"/>
    </w:pPr>
    <w:rPr>
      <w:rFonts w:ascii="Times New Roman" w:eastAsia="Times" w:hAnsi="Times New Roman"/>
      <w:sz w:val="24"/>
      <w:szCs w:val="20"/>
    </w:rPr>
  </w:style>
  <w:style w:type="paragraph" w:customStyle="1" w:styleId="AGQuote">
    <w:name w:val="AG Quote"/>
    <w:basedOn w:val="Normal"/>
    <w:rsid w:val="005A66C5"/>
    <w:pPr>
      <w:spacing w:after="0" w:line="240" w:lineRule="auto"/>
      <w:ind w:left="720" w:right="720"/>
    </w:pPr>
    <w:rPr>
      <w:rFonts w:ascii="Times New Roman" w:eastAsia="Times" w:hAnsi="Times New Roman"/>
      <w:sz w:val="24"/>
      <w:szCs w:val="20"/>
    </w:rPr>
  </w:style>
  <w:style w:type="paragraph" w:customStyle="1" w:styleId="AGReg2">
    <w:name w:val="AG Reg 2"/>
    <w:basedOn w:val="Normal"/>
    <w:rsid w:val="005A66C5"/>
    <w:pPr>
      <w:spacing w:after="0" w:line="480" w:lineRule="auto"/>
    </w:pPr>
    <w:rPr>
      <w:rFonts w:ascii="Times New Roman" w:eastAsia="Times" w:hAnsi="Times New Roman"/>
      <w:sz w:val="24"/>
      <w:szCs w:val="20"/>
    </w:rPr>
  </w:style>
  <w:style w:type="paragraph" w:customStyle="1" w:styleId="AGSignatureBlock">
    <w:name w:val="AG Signature Block"/>
    <w:basedOn w:val="Normal"/>
    <w:rsid w:val="005A66C5"/>
    <w:pPr>
      <w:spacing w:after="0" w:line="240" w:lineRule="auto"/>
      <w:ind w:left="5760"/>
    </w:pPr>
    <w:rPr>
      <w:rFonts w:ascii="Times New Roman" w:eastAsia="Times" w:hAnsi="Times New Roman"/>
      <w:sz w:val="24"/>
      <w:szCs w:val="20"/>
    </w:rPr>
  </w:style>
  <w:style w:type="paragraph" w:customStyle="1" w:styleId="AGTracerLine">
    <w:name w:val="AG Tracer Line"/>
    <w:basedOn w:val="Normal"/>
    <w:rsid w:val="005A66C5"/>
    <w:pPr>
      <w:spacing w:after="0" w:line="240" w:lineRule="auto"/>
    </w:pPr>
    <w:rPr>
      <w:rFonts w:ascii="Times New Roman" w:eastAsia="Times" w:hAnsi="Times New Roman"/>
      <w:sz w:val="16"/>
      <w:szCs w:val="20"/>
    </w:rPr>
  </w:style>
  <w:style w:type="character" w:customStyle="1" w:styleId="DocumentMapChar">
    <w:name w:val="Document Map Char"/>
    <w:link w:val="DocumentMap"/>
    <w:semiHidden/>
    <w:rsid w:val="005A66C5"/>
    <w:rPr>
      <w:rFonts w:ascii="Tahoma" w:eastAsia="Times New Roman" w:hAnsi="Tahoma" w:cs="Tahoma"/>
      <w:shd w:val="clear" w:color="auto" w:fill="000080"/>
    </w:rPr>
  </w:style>
  <w:style w:type="paragraph" w:styleId="DocumentMap">
    <w:name w:val="Document Map"/>
    <w:basedOn w:val="Normal"/>
    <w:link w:val="DocumentMapChar"/>
    <w:semiHidden/>
    <w:rsid w:val="005A66C5"/>
    <w:pPr>
      <w:shd w:val="clear" w:color="auto" w:fill="000080"/>
      <w:spacing w:after="0" w:line="240" w:lineRule="auto"/>
    </w:pPr>
    <w:rPr>
      <w:rFonts w:ascii="Tahoma" w:eastAsia="Times New Roman" w:hAnsi="Tahoma"/>
      <w:sz w:val="20"/>
      <w:szCs w:val="20"/>
      <w:lang w:val="x-none" w:eastAsia="x-none"/>
    </w:rPr>
  </w:style>
  <w:style w:type="character" w:customStyle="1" w:styleId="DocumentMapChar1">
    <w:name w:val="Document Map Char1"/>
    <w:uiPriority w:val="99"/>
    <w:semiHidden/>
    <w:rsid w:val="005A66C5"/>
    <w:rPr>
      <w:rFonts w:ascii="Times New Roman" w:hAnsi="Times New Roman" w:cs="Times New Roman"/>
    </w:rPr>
  </w:style>
  <w:style w:type="character" w:styleId="PageNumber">
    <w:name w:val="page number"/>
    <w:basedOn w:val="DefaultParagraphFont"/>
    <w:rsid w:val="005A66C5"/>
  </w:style>
  <w:style w:type="character" w:styleId="Hyperlink">
    <w:name w:val="Hyperlink"/>
    <w:uiPriority w:val="99"/>
    <w:rsid w:val="005A66C5"/>
    <w:rPr>
      <w:color w:val="0000FF"/>
      <w:u w:val="single"/>
    </w:rPr>
  </w:style>
  <w:style w:type="character" w:styleId="FollowedHyperlink">
    <w:name w:val="FollowedHyperlink"/>
    <w:rsid w:val="005A66C5"/>
    <w:rPr>
      <w:color w:val="800080"/>
      <w:u w:val="single"/>
    </w:rPr>
  </w:style>
  <w:style w:type="paragraph" w:styleId="BodyTextIndent2">
    <w:name w:val="Body Text Indent 2"/>
    <w:basedOn w:val="Normal"/>
    <w:link w:val="BodyTextIndent2Char"/>
    <w:rsid w:val="005A66C5"/>
    <w:pPr>
      <w:spacing w:after="0" w:line="240" w:lineRule="auto"/>
      <w:ind w:left="1080"/>
      <w:jc w:val="both"/>
    </w:pPr>
    <w:rPr>
      <w:rFonts w:ascii="Times New Roman" w:eastAsia="Times New Roman" w:hAnsi="Times New Roman"/>
      <w:i/>
      <w:iCs/>
      <w:color w:val="0000FF"/>
      <w:szCs w:val="20"/>
      <w:lang w:val="x-none" w:eastAsia="x-none"/>
    </w:rPr>
  </w:style>
  <w:style w:type="character" w:customStyle="1" w:styleId="BodyTextIndent2Char">
    <w:name w:val="Body Text Indent 2 Char"/>
    <w:link w:val="BodyTextIndent2"/>
    <w:rsid w:val="005A66C5"/>
    <w:rPr>
      <w:rFonts w:ascii="Times New Roman" w:eastAsia="Times New Roman" w:hAnsi="Times New Roman" w:cs="Times New Roman"/>
      <w:i/>
      <w:iCs/>
      <w:color w:val="0000FF"/>
      <w:sz w:val="22"/>
    </w:rPr>
  </w:style>
  <w:style w:type="paragraph" w:customStyle="1" w:styleId="Preformatted">
    <w:name w:val="Preformatted"/>
    <w:basedOn w:val="Normal"/>
    <w:rsid w:val="005A66C5"/>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snapToGrid w:val="0"/>
      <w:sz w:val="20"/>
      <w:szCs w:val="20"/>
    </w:rPr>
  </w:style>
  <w:style w:type="paragraph" w:styleId="TOC1">
    <w:name w:val="toc 1"/>
    <w:basedOn w:val="Normal"/>
    <w:next w:val="Normal"/>
    <w:autoRedefine/>
    <w:uiPriority w:val="39"/>
    <w:qFormat/>
    <w:rsid w:val="00A86107"/>
    <w:pPr>
      <w:tabs>
        <w:tab w:val="right" w:leader="dot" w:pos="9350"/>
      </w:tabs>
      <w:spacing w:before="120" w:after="0" w:line="240" w:lineRule="auto"/>
    </w:pPr>
    <w:rPr>
      <w:rFonts w:ascii="Arial Narrow" w:eastAsia="Times New Roman" w:hAnsi="Arial Narrow"/>
      <w:b/>
      <w:bCs/>
      <w:i/>
      <w:iCs/>
      <w:noProof/>
      <w:sz w:val="24"/>
      <w:szCs w:val="24"/>
    </w:rPr>
  </w:style>
  <w:style w:type="paragraph" w:styleId="BodyTextIndent">
    <w:name w:val="Body Text Indent"/>
    <w:basedOn w:val="Normal"/>
    <w:link w:val="BodyTextIndentChar"/>
    <w:rsid w:val="005A66C5"/>
    <w:pPr>
      <w:spacing w:after="120" w:line="240" w:lineRule="auto"/>
      <w:ind w:left="360"/>
    </w:pPr>
    <w:rPr>
      <w:rFonts w:ascii="Times New Roman" w:eastAsia="Times New Roman" w:hAnsi="Times New Roman"/>
      <w:sz w:val="20"/>
      <w:szCs w:val="20"/>
      <w:lang w:val="x-none" w:eastAsia="x-none"/>
    </w:rPr>
  </w:style>
  <w:style w:type="character" w:customStyle="1" w:styleId="BodyTextIndentChar">
    <w:name w:val="Body Text Indent Char"/>
    <w:link w:val="BodyTextIndent"/>
    <w:rsid w:val="005A66C5"/>
    <w:rPr>
      <w:rFonts w:ascii="Times New Roman" w:eastAsia="Times New Roman" w:hAnsi="Times New Roman" w:cs="Times New Roman"/>
    </w:rPr>
  </w:style>
  <w:style w:type="paragraph" w:styleId="BodyText">
    <w:name w:val="Body Text"/>
    <w:basedOn w:val="Normal"/>
    <w:link w:val="BodyTextChar"/>
    <w:rsid w:val="005A66C5"/>
    <w:pPr>
      <w:spacing w:after="120" w:line="240" w:lineRule="auto"/>
    </w:pPr>
    <w:rPr>
      <w:rFonts w:ascii="Times New Roman" w:eastAsia="Times New Roman" w:hAnsi="Times New Roman"/>
      <w:sz w:val="20"/>
      <w:szCs w:val="20"/>
      <w:lang w:val="x-none" w:eastAsia="x-none"/>
    </w:rPr>
  </w:style>
  <w:style w:type="character" w:customStyle="1" w:styleId="BodyTextChar">
    <w:name w:val="Body Text Char"/>
    <w:link w:val="BodyText"/>
    <w:rsid w:val="005A66C5"/>
    <w:rPr>
      <w:rFonts w:ascii="Times New Roman" w:eastAsia="Times New Roman" w:hAnsi="Times New Roman" w:cs="Times New Roman"/>
    </w:rPr>
  </w:style>
  <w:style w:type="paragraph" w:styleId="BodyText2">
    <w:name w:val="Body Text 2"/>
    <w:basedOn w:val="Normal"/>
    <w:link w:val="BodyText2Char"/>
    <w:rsid w:val="005A66C5"/>
    <w:pPr>
      <w:spacing w:after="120" w:line="480" w:lineRule="auto"/>
    </w:pPr>
    <w:rPr>
      <w:rFonts w:ascii="Times New Roman" w:eastAsia="Times New Roman" w:hAnsi="Times New Roman"/>
      <w:sz w:val="20"/>
      <w:szCs w:val="20"/>
      <w:lang w:val="x-none" w:eastAsia="x-none"/>
    </w:rPr>
  </w:style>
  <w:style w:type="character" w:customStyle="1" w:styleId="BodyText2Char">
    <w:name w:val="Body Text 2 Char"/>
    <w:link w:val="BodyText2"/>
    <w:rsid w:val="005A66C5"/>
    <w:rPr>
      <w:rFonts w:ascii="Times New Roman" w:eastAsia="Times New Roman" w:hAnsi="Times New Roman" w:cs="Times New Roman"/>
    </w:rPr>
  </w:style>
  <w:style w:type="paragraph" w:styleId="BodyTextIndent3">
    <w:name w:val="Body Text Indent 3"/>
    <w:basedOn w:val="Normal"/>
    <w:link w:val="BodyTextIndent3Char"/>
    <w:rsid w:val="005A66C5"/>
    <w:pPr>
      <w:spacing w:after="120" w:line="240" w:lineRule="auto"/>
      <w:ind w:left="360"/>
    </w:pPr>
    <w:rPr>
      <w:rFonts w:ascii="Times New Roman" w:eastAsia="Times New Roman" w:hAnsi="Times New Roman"/>
      <w:sz w:val="16"/>
      <w:szCs w:val="16"/>
      <w:lang w:val="x-none" w:eastAsia="x-none"/>
    </w:rPr>
  </w:style>
  <w:style w:type="character" w:customStyle="1" w:styleId="BodyTextIndent3Char">
    <w:name w:val="Body Text Indent 3 Char"/>
    <w:link w:val="BodyTextIndent3"/>
    <w:rsid w:val="005A66C5"/>
    <w:rPr>
      <w:rFonts w:ascii="Times New Roman" w:eastAsia="Times New Roman" w:hAnsi="Times New Roman" w:cs="Times New Roman"/>
      <w:sz w:val="16"/>
      <w:szCs w:val="16"/>
    </w:rPr>
  </w:style>
  <w:style w:type="paragraph" w:customStyle="1" w:styleId="body">
    <w:name w:val="body"/>
    <w:basedOn w:val="Normal"/>
    <w:rsid w:val="005A66C5"/>
    <w:pPr>
      <w:spacing w:before="100" w:beforeAutospacing="1" w:after="100" w:afterAutospacing="1" w:line="240" w:lineRule="auto"/>
    </w:pPr>
    <w:rPr>
      <w:rFonts w:ascii="Arial Unicode MS" w:eastAsia="Arial Unicode MS" w:hAnsi="Arial Unicode MS" w:cs="Arial Unicode MS"/>
      <w:sz w:val="24"/>
      <w:szCs w:val="24"/>
    </w:rPr>
  </w:style>
  <w:style w:type="paragraph" w:styleId="BlockText">
    <w:name w:val="Block Text"/>
    <w:basedOn w:val="Normal"/>
    <w:rsid w:val="005A66C5"/>
    <w:pPr>
      <w:spacing w:after="0" w:line="240" w:lineRule="auto"/>
      <w:ind w:left="1080" w:right="720"/>
    </w:pPr>
    <w:rPr>
      <w:rFonts w:ascii="Times New Roman" w:eastAsia="Times New Roman" w:hAnsi="Times New Roman"/>
      <w:szCs w:val="24"/>
    </w:rPr>
  </w:style>
  <w:style w:type="paragraph" w:styleId="NormalWeb">
    <w:name w:val="Normal (Web)"/>
    <w:basedOn w:val="Normal"/>
    <w:uiPriority w:val="99"/>
    <w:rsid w:val="005A66C5"/>
    <w:pPr>
      <w:spacing w:after="0" w:line="240" w:lineRule="auto"/>
      <w:ind w:left="450"/>
    </w:pPr>
    <w:rPr>
      <w:rFonts w:ascii="Verdana" w:eastAsia="Arial Unicode MS" w:hAnsi="Verdana" w:cs="Arial Unicode MS"/>
      <w:sz w:val="20"/>
      <w:szCs w:val="20"/>
    </w:rPr>
  </w:style>
  <w:style w:type="paragraph" w:customStyle="1" w:styleId="HeadingAttmt2">
    <w:name w:val="Heading Attmt 2"/>
    <w:basedOn w:val="Heading2"/>
    <w:next w:val="BodyText"/>
    <w:rsid w:val="005A66C5"/>
    <w:pPr>
      <w:numPr>
        <w:numId w:val="2"/>
      </w:numPr>
      <w:ind w:left="1152" w:hanging="432"/>
      <w:outlineLvl w:val="9"/>
    </w:pPr>
    <w:rPr>
      <w:bCs/>
      <w:szCs w:val="20"/>
    </w:rPr>
  </w:style>
  <w:style w:type="paragraph" w:styleId="TOC2">
    <w:name w:val="toc 2"/>
    <w:basedOn w:val="Normal"/>
    <w:next w:val="Normal"/>
    <w:autoRedefine/>
    <w:uiPriority w:val="39"/>
    <w:qFormat/>
    <w:rsid w:val="007D3D83"/>
    <w:pPr>
      <w:tabs>
        <w:tab w:val="right" w:leader="dot" w:pos="9350"/>
      </w:tabs>
      <w:spacing w:before="120" w:after="0" w:line="240" w:lineRule="auto"/>
      <w:ind w:left="240"/>
    </w:pPr>
    <w:rPr>
      <w:rFonts w:ascii="Arial Narrow" w:eastAsia="Times New Roman" w:hAnsi="Arial Narrow"/>
      <w:b/>
      <w:bCs/>
      <w:noProof/>
    </w:rPr>
  </w:style>
  <w:style w:type="paragraph" w:styleId="TOC3">
    <w:name w:val="toc 3"/>
    <w:basedOn w:val="Normal"/>
    <w:next w:val="Normal"/>
    <w:autoRedefine/>
    <w:uiPriority w:val="39"/>
    <w:qFormat/>
    <w:rsid w:val="005E2E4D"/>
    <w:pPr>
      <w:tabs>
        <w:tab w:val="left" w:pos="1200"/>
        <w:tab w:val="right" w:leader="dot" w:pos="9350"/>
      </w:tabs>
      <w:spacing w:after="0" w:line="240" w:lineRule="auto"/>
      <w:ind w:left="1170" w:hanging="690"/>
    </w:pPr>
    <w:rPr>
      <w:rFonts w:ascii="Arial Narrow" w:eastAsia="Times New Roman" w:hAnsi="Arial Narrow"/>
      <w:noProof/>
    </w:rPr>
  </w:style>
  <w:style w:type="paragraph" w:styleId="TOC4">
    <w:name w:val="toc 4"/>
    <w:basedOn w:val="Normal"/>
    <w:next w:val="Normal"/>
    <w:autoRedefine/>
    <w:uiPriority w:val="39"/>
    <w:rsid w:val="005A66C5"/>
    <w:pPr>
      <w:spacing w:after="0" w:line="240" w:lineRule="auto"/>
      <w:ind w:left="720"/>
    </w:pPr>
    <w:rPr>
      <w:rFonts w:ascii="Times New Roman" w:eastAsia="Times New Roman" w:hAnsi="Times New Roman"/>
      <w:sz w:val="20"/>
      <w:szCs w:val="20"/>
    </w:rPr>
  </w:style>
  <w:style w:type="paragraph" w:styleId="TOC5">
    <w:name w:val="toc 5"/>
    <w:basedOn w:val="Normal"/>
    <w:next w:val="Normal"/>
    <w:autoRedefine/>
    <w:uiPriority w:val="39"/>
    <w:rsid w:val="005A66C5"/>
    <w:pPr>
      <w:spacing w:after="0" w:line="240" w:lineRule="auto"/>
      <w:ind w:left="960"/>
    </w:pPr>
    <w:rPr>
      <w:rFonts w:ascii="Times New Roman" w:eastAsia="Times New Roman" w:hAnsi="Times New Roman"/>
      <w:sz w:val="20"/>
      <w:szCs w:val="20"/>
    </w:rPr>
  </w:style>
  <w:style w:type="paragraph" w:styleId="TOC6">
    <w:name w:val="toc 6"/>
    <w:basedOn w:val="Normal"/>
    <w:next w:val="Normal"/>
    <w:autoRedefine/>
    <w:uiPriority w:val="39"/>
    <w:rsid w:val="005A66C5"/>
    <w:pPr>
      <w:spacing w:after="0" w:line="240" w:lineRule="auto"/>
      <w:ind w:left="1200"/>
    </w:pPr>
    <w:rPr>
      <w:rFonts w:ascii="Times New Roman" w:eastAsia="Times New Roman" w:hAnsi="Times New Roman"/>
      <w:sz w:val="20"/>
      <w:szCs w:val="20"/>
    </w:rPr>
  </w:style>
  <w:style w:type="paragraph" w:styleId="TOC7">
    <w:name w:val="toc 7"/>
    <w:basedOn w:val="Normal"/>
    <w:next w:val="Normal"/>
    <w:autoRedefine/>
    <w:uiPriority w:val="39"/>
    <w:rsid w:val="005A66C5"/>
    <w:pPr>
      <w:spacing w:after="0" w:line="240" w:lineRule="auto"/>
      <w:ind w:left="1440"/>
    </w:pPr>
    <w:rPr>
      <w:rFonts w:ascii="Times New Roman" w:eastAsia="Times New Roman" w:hAnsi="Times New Roman"/>
      <w:sz w:val="20"/>
      <w:szCs w:val="20"/>
    </w:rPr>
  </w:style>
  <w:style w:type="paragraph" w:styleId="TOC8">
    <w:name w:val="toc 8"/>
    <w:basedOn w:val="Normal"/>
    <w:next w:val="Normal"/>
    <w:autoRedefine/>
    <w:uiPriority w:val="39"/>
    <w:rsid w:val="005A66C5"/>
    <w:pPr>
      <w:spacing w:after="0" w:line="240" w:lineRule="auto"/>
      <w:ind w:left="1680"/>
    </w:pPr>
    <w:rPr>
      <w:rFonts w:ascii="Times New Roman" w:eastAsia="Times New Roman" w:hAnsi="Times New Roman"/>
      <w:sz w:val="20"/>
      <w:szCs w:val="20"/>
    </w:rPr>
  </w:style>
  <w:style w:type="paragraph" w:styleId="TOC9">
    <w:name w:val="toc 9"/>
    <w:basedOn w:val="Normal"/>
    <w:next w:val="Normal"/>
    <w:autoRedefine/>
    <w:uiPriority w:val="39"/>
    <w:rsid w:val="005A66C5"/>
    <w:pPr>
      <w:spacing w:after="0" w:line="240" w:lineRule="auto"/>
      <w:ind w:left="1920"/>
    </w:pPr>
    <w:rPr>
      <w:rFonts w:ascii="Times New Roman" w:eastAsia="Times New Roman" w:hAnsi="Times New Roman"/>
      <w:sz w:val="20"/>
      <w:szCs w:val="20"/>
    </w:rPr>
  </w:style>
  <w:style w:type="paragraph" w:styleId="Title">
    <w:name w:val="Title"/>
    <w:basedOn w:val="Normal"/>
    <w:link w:val="TitleChar"/>
    <w:qFormat/>
    <w:rsid w:val="005A66C5"/>
    <w:pPr>
      <w:spacing w:after="0" w:line="240" w:lineRule="auto"/>
      <w:jc w:val="center"/>
    </w:pPr>
    <w:rPr>
      <w:rFonts w:ascii="Arial,Bold" w:eastAsia="Times New Roman" w:hAnsi="Arial,Bold"/>
      <w:b/>
      <w:snapToGrid w:val="0"/>
      <w:sz w:val="20"/>
      <w:szCs w:val="20"/>
      <w:lang w:val="x-none" w:eastAsia="x-none"/>
    </w:rPr>
  </w:style>
  <w:style w:type="character" w:customStyle="1" w:styleId="TitleChar">
    <w:name w:val="Title Char"/>
    <w:link w:val="Title"/>
    <w:rsid w:val="005A66C5"/>
    <w:rPr>
      <w:rFonts w:ascii="Arial,Bold" w:eastAsia="Times New Roman" w:hAnsi="Arial,Bold" w:cs="Times New Roman"/>
      <w:b/>
      <w:snapToGrid w:val="0"/>
      <w:sz w:val="20"/>
      <w:szCs w:val="20"/>
    </w:rPr>
  </w:style>
  <w:style w:type="paragraph" w:styleId="BodyText3">
    <w:name w:val="Body Text 3"/>
    <w:basedOn w:val="Normal"/>
    <w:link w:val="BodyText3Char"/>
    <w:rsid w:val="005A66C5"/>
    <w:pPr>
      <w:spacing w:after="0" w:line="240" w:lineRule="auto"/>
    </w:pPr>
    <w:rPr>
      <w:rFonts w:ascii="Arial" w:eastAsia="Times New Roman" w:hAnsi="Arial"/>
      <w:i/>
      <w:iCs/>
      <w:color w:val="0000FF"/>
      <w:lang w:val="x-none" w:eastAsia="x-none"/>
    </w:rPr>
  </w:style>
  <w:style w:type="character" w:customStyle="1" w:styleId="BodyText3Char">
    <w:name w:val="Body Text 3 Char"/>
    <w:link w:val="BodyText3"/>
    <w:rsid w:val="005A66C5"/>
    <w:rPr>
      <w:rFonts w:ascii="Arial" w:eastAsia="Times New Roman" w:hAnsi="Arial" w:cs="Arial"/>
      <w:i/>
      <w:iCs/>
      <w:color w:val="0000FF"/>
      <w:sz w:val="22"/>
      <w:szCs w:val="22"/>
    </w:rPr>
  </w:style>
  <w:style w:type="paragraph" w:styleId="CommentText">
    <w:name w:val="annotation text"/>
    <w:basedOn w:val="Normal"/>
    <w:link w:val="CommentTextChar"/>
    <w:semiHidden/>
    <w:rsid w:val="005A66C5"/>
    <w:pPr>
      <w:spacing w:after="0" w:line="240" w:lineRule="auto"/>
    </w:pPr>
    <w:rPr>
      <w:rFonts w:ascii="Times New Roman" w:eastAsia="Times New Roman" w:hAnsi="Times New Roman"/>
      <w:sz w:val="20"/>
      <w:szCs w:val="20"/>
      <w:lang w:val="x-none" w:eastAsia="x-none"/>
    </w:rPr>
  </w:style>
  <w:style w:type="character" w:customStyle="1" w:styleId="CommentTextChar">
    <w:name w:val="Comment Text Char"/>
    <w:link w:val="CommentText"/>
    <w:semiHidden/>
    <w:rsid w:val="005A66C5"/>
    <w:rPr>
      <w:rFonts w:ascii="Times New Roman" w:eastAsia="Times New Roman" w:hAnsi="Times New Roman" w:cs="Times New Roman"/>
      <w:sz w:val="20"/>
      <w:szCs w:val="20"/>
    </w:rPr>
  </w:style>
  <w:style w:type="character" w:customStyle="1" w:styleId="CommentSubjectChar">
    <w:name w:val="Comment Subject Char"/>
    <w:link w:val="CommentSubject"/>
    <w:semiHidden/>
    <w:rsid w:val="005A66C5"/>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semiHidden/>
    <w:rsid w:val="005A66C5"/>
    <w:rPr>
      <w:b/>
      <w:bCs/>
    </w:rPr>
  </w:style>
  <w:style w:type="character" w:customStyle="1" w:styleId="CommentSubjectChar1">
    <w:name w:val="Comment Subject Char1"/>
    <w:uiPriority w:val="99"/>
    <w:semiHidden/>
    <w:rsid w:val="005A66C5"/>
    <w:rPr>
      <w:rFonts w:ascii="Times New Roman" w:eastAsia="Times New Roman" w:hAnsi="Times New Roman" w:cs="Times New Roman"/>
      <w:b/>
      <w:bCs/>
      <w:sz w:val="20"/>
      <w:szCs w:val="20"/>
    </w:rPr>
  </w:style>
  <w:style w:type="character" w:customStyle="1" w:styleId="CharChar">
    <w:name w:val="Char Char"/>
    <w:rsid w:val="005A66C5"/>
    <w:rPr>
      <w:rFonts w:ascii="Arial" w:hAnsi="Arial" w:cs="Arial"/>
      <w:b/>
      <w:bCs/>
      <w:sz w:val="22"/>
      <w:szCs w:val="22"/>
      <w:lang w:val="en-US" w:eastAsia="en-US" w:bidi="ar-SA"/>
    </w:rPr>
  </w:style>
  <w:style w:type="character" w:customStyle="1" w:styleId="AGReg1Char">
    <w:name w:val="AG Reg 1 Char"/>
    <w:rsid w:val="005A66C5"/>
    <w:rPr>
      <w:rFonts w:eastAsia="Times"/>
      <w:sz w:val="24"/>
      <w:lang w:val="en-US" w:eastAsia="en-US" w:bidi="ar-SA"/>
    </w:rPr>
  </w:style>
  <w:style w:type="character" w:styleId="Emphasis">
    <w:name w:val="Emphasis"/>
    <w:qFormat/>
    <w:rsid w:val="005A66C5"/>
    <w:rPr>
      <w:i/>
      <w:iCs/>
    </w:rPr>
  </w:style>
  <w:style w:type="paragraph" w:customStyle="1" w:styleId="CM21">
    <w:name w:val="CM2+1"/>
    <w:basedOn w:val="Normal"/>
    <w:next w:val="Normal"/>
    <w:rsid w:val="005A66C5"/>
    <w:pPr>
      <w:autoSpaceDE w:val="0"/>
      <w:autoSpaceDN w:val="0"/>
      <w:adjustRightInd w:val="0"/>
      <w:spacing w:after="0" w:line="208" w:lineRule="atLeast"/>
    </w:pPr>
    <w:rPr>
      <w:rFonts w:ascii="Arial" w:eastAsia="Times" w:hAnsi="Arial"/>
      <w:sz w:val="24"/>
      <w:szCs w:val="24"/>
    </w:rPr>
  </w:style>
  <w:style w:type="character" w:customStyle="1" w:styleId="term1">
    <w:name w:val="term1"/>
    <w:rsid w:val="005A66C5"/>
    <w:rPr>
      <w:rFonts w:ascii="Verdana" w:hAnsi="Verdana" w:hint="default"/>
      <w:b/>
      <w:bCs/>
      <w:sz w:val="20"/>
      <w:szCs w:val="20"/>
    </w:rPr>
  </w:style>
  <w:style w:type="paragraph" w:customStyle="1" w:styleId="AGReg1BoldHeading">
    <w:name w:val="AG Reg 1 Bold Heading"/>
    <w:basedOn w:val="AGReg1"/>
    <w:rsid w:val="005A66C5"/>
    <w:pPr>
      <w:tabs>
        <w:tab w:val="left" w:pos="360"/>
      </w:tabs>
    </w:pPr>
    <w:rPr>
      <w:rFonts w:ascii="Arial" w:eastAsia="Arial Unicode MS" w:hAnsi="Arial"/>
      <w:b/>
    </w:rPr>
  </w:style>
  <w:style w:type="paragraph" w:customStyle="1" w:styleId="Num-a0">
    <w:name w:val="Num-a. @ 0"/>
    <w:basedOn w:val="AGReg1"/>
    <w:rsid w:val="005A66C5"/>
    <w:pPr>
      <w:tabs>
        <w:tab w:val="left" w:pos="432"/>
      </w:tabs>
      <w:ind w:left="504" w:hanging="504"/>
    </w:pPr>
    <w:rPr>
      <w:rFonts w:ascii="Arial" w:eastAsia="Arial Unicode MS" w:hAnsi="Arial"/>
    </w:rPr>
  </w:style>
  <w:style w:type="paragraph" w:styleId="List">
    <w:name w:val="List"/>
    <w:basedOn w:val="Normal"/>
    <w:rsid w:val="005A66C5"/>
    <w:pPr>
      <w:spacing w:after="0" w:line="240" w:lineRule="auto"/>
      <w:ind w:left="360" w:hanging="360"/>
    </w:pPr>
    <w:rPr>
      <w:rFonts w:ascii="Times New Roman" w:eastAsia="Times New Roman" w:hAnsi="Times New Roman"/>
      <w:sz w:val="24"/>
      <w:szCs w:val="24"/>
    </w:rPr>
  </w:style>
  <w:style w:type="paragraph" w:styleId="List2">
    <w:name w:val="List 2"/>
    <w:basedOn w:val="Normal"/>
    <w:rsid w:val="005A66C5"/>
    <w:pPr>
      <w:spacing w:after="0" w:line="240" w:lineRule="auto"/>
      <w:ind w:left="720" w:hanging="360"/>
    </w:pPr>
    <w:rPr>
      <w:rFonts w:ascii="Times New Roman" w:eastAsia="Times New Roman" w:hAnsi="Times New Roman"/>
      <w:sz w:val="24"/>
      <w:szCs w:val="24"/>
    </w:rPr>
  </w:style>
  <w:style w:type="paragraph" w:styleId="List3">
    <w:name w:val="List 3"/>
    <w:basedOn w:val="Normal"/>
    <w:rsid w:val="005A66C5"/>
    <w:pPr>
      <w:spacing w:after="0" w:line="240" w:lineRule="auto"/>
      <w:ind w:left="1080" w:hanging="360"/>
    </w:pPr>
    <w:rPr>
      <w:rFonts w:ascii="Times New Roman" w:eastAsia="Times New Roman" w:hAnsi="Times New Roman"/>
      <w:sz w:val="24"/>
      <w:szCs w:val="24"/>
    </w:rPr>
  </w:style>
  <w:style w:type="paragraph" w:styleId="ListBullet2">
    <w:name w:val="List Bullet 2"/>
    <w:basedOn w:val="Normal"/>
    <w:rsid w:val="005A66C5"/>
    <w:pPr>
      <w:numPr>
        <w:numId w:val="3"/>
      </w:numPr>
      <w:spacing w:after="0" w:line="240" w:lineRule="auto"/>
    </w:pPr>
    <w:rPr>
      <w:rFonts w:ascii="Times New Roman" w:eastAsia="Times New Roman" w:hAnsi="Times New Roman"/>
      <w:sz w:val="24"/>
      <w:szCs w:val="24"/>
    </w:rPr>
  </w:style>
  <w:style w:type="paragraph" w:customStyle="1" w:styleId="InsideAddress">
    <w:name w:val="Inside Address"/>
    <w:basedOn w:val="Normal"/>
    <w:rsid w:val="005A66C5"/>
    <w:pPr>
      <w:spacing w:after="0" w:line="240" w:lineRule="auto"/>
    </w:pPr>
    <w:rPr>
      <w:rFonts w:ascii="Times New Roman" w:eastAsia="Times New Roman" w:hAnsi="Times New Roman"/>
      <w:sz w:val="24"/>
      <w:szCs w:val="24"/>
    </w:rPr>
  </w:style>
  <w:style w:type="paragraph" w:customStyle="1" w:styleId="ReturnAddress">
    <w:name w:val="Return Address"/>
    <w:basedOn w:val="Normal"/>
    <w:rsid w:val="005A66C5"/>
    <w:pPr>
      <w:spacing w:after="0" w:line="240" w:lineRule="auto"/>
    </w:pPr>
    <w:rPr>
      <w:rFonts w:ascii="Times New Roman" w:eastAsia="Times New Roman" w:hAnsi="Times New Roman"/>
      <w:sz w:val="24"/>
      <w:szCs w:val="24"/>
    </w:rPr>
  </w:style>
  <w:style w:type="paragraph" w:styleId="BodyTextFirstIndent">
    <w:name w:val="Body Text First Indent"/>
    <w:basedOn w:val="BodyText"/>
    <w:link w:val="BodyTextFirstIndentChar"/>
    <w:rsid w:val="005A66C5"/>
    <w:pPr>
      <w:ind w:firstLine="210"/>
    </w:pPr>
  </w:style>
  <w:style w:type="character" w:customStyle="1" w:styleId="BodyTextFirstIndentChar">
    <w:name w:val="Body Text First Indent Char"/>
    <w:link w:val="BodyTextFirstIndent"/>
    <w:rsid w:val="005A66C5"/>
    <w:rPr>
      <w:rFonts w:ascii="Times New Roman" w:eastAsia="Times New Roman" w:hAnsi="Times New Roman" w:cs="Times New Roman"/>
    </w:rPr>
  </w:style>
  <w:style w:type="paragraph" w:styleId="BodyTextFirstIndent2">
    <w:name w:val="Body Text First Indent 2"/>
    <w:basedOn w:val="BodyTextIndent"/>
    <w:link w:val="BodyTextFirstIndent2Char"/>
    <w:rsid w:val="005A66C5"/>
    <w:pPr>
      <w:ind w:firstLine="210"/>
    </w:pPr>
  </w:style>
  <w:style w:type="character" w:customStyle="1" w:styleId="BodyTextFirstIndent2Char">
    <w:name w:val="Body Text First Indent 2 Char"/>
    <w:link w:val="BodyTextFirstIndent2"/>
    <w:rsid w:val="005A66C5"/>
    <w:rPr>
      <w:rFonts w:ascii="Times New Roman" w:eastAsia="Times New Roman" w:hAnsi="Times New Roman" w:cs="Times New Roman"/>
    </w:rPr>
  </w:style>
  <w:style w:type="paragraph" w:styleId="TOCHeading">
    <w:name w:val="TOC Heading"/>
    <w:basedOn w:val="Heading1"/>
    <w:next w:val="Normal"/>
    <w:uiPriority w:val="39"/>
    <w:unhideWhenUsed/>
    <w:qFormat/>
    <w:rsid w:val="005A66C5"/>
    <w:pPr>
      <w:outlineLvl w:val="9"/>
    </w:pPr>
    <w:rPr>
      <w:color w:val="2E74B5"/>
      <w:szCs w:val="28"/>
      <w:lang w:eastAsia="ja-JP"/>
    </w:rPr>
  </w:style>
  <w:style w:type="paragraph" w:styleId="NoSpacing">
    <w:name w:val="No Spacing"/>
    <w:link w:val="NoSpacingChar"/>
    <w:uiPriority w:val="1"/>
    <w:qFormat/>
    <w:rsid w:val="005A66C5"/>
    <w:rPr>
      <w:rFonts w:eastAsia="Times New Roman"/>
      <w:sz w:val="22"/>
      <w:szCs w:val="22"/>
    </w:rPr>
  </w:style>
  <w:style w:type="character" w:customStyle="1" w:styleId="NoSpacingChar">
    <w:name w:val="No Spacing Char"/>
    <w:link w:val="NoSpacing"/>
    <w:uiPriority w:val="1"/>
    <w:rsid w:val="005A66C5"/>
    <w:rPr>
      <w:rFonts w:eastAsia="Times New Roman"/>
      <w:sz w:val="22"/>
      <w:szCs w:val="22"/>
      <w:lang w:eastAsia="ja-JP" w:bidi="ar-SA"/>
    </w:rPr>
  </w:style>
  <w:style w:type="table" w:styleId="TableGrid">
    <w:name w:val="Table Grid"/>
    <w:basedOn w:val="TableNormal"/>
    <w:uiPriority w:val="59"/>
    <w:rsid w:val="005A66C5"/>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A66C5"/>
    <w:pPr>
      <w:autoSpaceDE w:val="0"/>
      <w:autoSpaceDN w:val="0"/>
      <w:adjustRightInd w:val="0"/>
    </w:pPr>
    <w:rPr>
      <w:rFonts w:ascii="Times New Roman" w:hAnsi="Times New Roman"/>
      <w:color w:val="000000"/>
      <w:sz w:val="24"/>
      <w:szCs w:val="24"/>
      <w:lang w:eastAsia="en-US"/>
    </w:rPr>
  </w:style>
  <w:style w:type="character" w:customStyle="1" w:styleId="apple-converted-space">
    <w:name w:val="apple-converted-space"/>
    <w:basedOn w:val="DefaultParagraphFont"/>
    <w:rsid w:val="005A66C5"/>
  </w:style>
  <w:style w:type="paragraph" w:customStyle="1" w:styleId="Level1">
    <w:name w:val="Level 1"/>
    <w:basedOn w:val="Normal"/>
    <w:rsid w:val="00CE430E"/>
    <w:pPr>
      <w:widowControl w:val="0"/>
      <w:autoSpaceDE w:val="0"/>
      <w:autoSpaceDN w:val="0"/>
      <w:adjustRightInd w:val="0"/>
      <w:spacing w:after="0" w:line="240" w:lineRule="auto"/>
    </w:pPr>
    <w:rPr>
      <w:rFonts w:ascii="Times New Roman" w:eastAsia="Times New Roman" w:hAnsi="Times New Roman"/>
      <w:sz w:val="20"/>
      <w:szCs w:val="24"/>
    </w:rPr>
  </w:style>
  <w:style w:type="character" w:customStyle="1" w:styleId="Heading5Char">
    <w:name w:val="Heading 5 Char"/>
    <w:link w:val="Heading5"/>
    <w:uiPriority w:val="9"/>
    <w:semiHidden/>
    <w:rsid w:val="00496310"/>
    <w:rPr>
      <w:rFonts w:ascii="Calibri Light" w:eastAsia="Times New Roman" w:hAnsi="Calibri Light" w:cs="Times New Roman"/>
      <w:color w:val="2E74B5"/>
      <w:sz w:val="22"/>
      <w:szCs w:val="22"/>
    </w:rPr>
  </w:style>
  <w:style w:type="character" w:customStyle="1" w:styleId="Heading7Char">
    <w:name w:val="Heading 7 Char"/>
    <w:link w:val="Heading7"/>
    <w:uiPriority w:val="9"/>
    <w:semiHidden/>
    <w:rsid w:val="00496310"/>
    <w:rPr>
      <w:rFonts w:ascii="Calibri Light" w:eastAsia="Times New Roman" w:hAnsi="Calibri Light" w:cs="Times New Roman"/>
      <w:i/>
      <w:iCs/>
      <w:color w:val="1F4D78"/>
      <w:sz w:val="22"/>
      <w:szCs w:val="22"/>
    </w:rPr>
  </w:style>
  <w:style w:type="paragraph" w:customStyle="1" w:styleId="HeadingSection">
    <w:name w:val="Heading Section"/>
    <w:basedOn w:val="Heading1"/>
    <w:rsid w:val="00496310"/>
    <w:pPr>
      <w:keepNext/>
      <w:spacing w:after="0" w:line="240" w:lineRule="auto"/>
      <w:jc w:val="center"/>
    </w:pPr>
    <w:rPr>
      <w:rFonts w:ascii="Arial" w:eastAsia="Times New Roman" w:hAnsi="Arial" w:cs="Arial"/>
      <w:bCs/>
      <w:kern w:val="32"/>
      <w:szCs w:val="32"/>
    </w:rPr>
  </w:style>
  <w:style w:type="paragraph" w:styleId="PlainText">
    <w:name w:val="Plain Text"/>
    <w:basedOn w:val="Normal"/>
    <w:link w:val="PlainTextChar"/>
    <w:rsid w:val="00496310"/>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496310"/>
    <w:rPr>
      <w:rFonts w:ascii="Courier New" w:eastAsia="Times New Roman" w:hAnsi="Courier New" w:cs="Times New Roman"/>
      <w:sz w:val="20"/>
      <w:szCs w:val="20"/>
    </w:rPr>
  </w:style>
  <w:style w:type="paragraph" w:customStyle="1" w:styleId="HeadingSubsection">
    <w:name w:val="Heading Subsection"/>
    <w:basedOn w:val="HeadingSection"/>
    <w:rsid w:val="00496310"/>
    <w:pPr>
      <w:tabs>
        <w:tab w:val="left" w:pos="9000"/>
      </w:tabs>
      <w:ind w:left="1080" w:right="1080"/>
    </w:pPr>
    <w:rPr>
      <w:color w:val="000000"/>
    </w:rPr>
  </w:style>
  <w:style w:type="paragraph" w:styleId="EnvelopeReturn">
    <w:name w:val="envelope return"/>
    <w:basedOn w:val="Normal"/>
    <w:rsid w:val="00496310"/>
    <w:pPr>
      <w:spacing w:after="0" w:line="240" w:lineRule="auto"/>
    </w:pPr>
    <w:rPr>
      <w:rFonts w:ascii="Arial" w:eastAsia="Times New Roman" w:hAnsi="Arial" w:cs="Arial"/>
      <w:sz w:val="20"/>
      <w:szCs w:val="20"/>
    </w:rPr>
  </w:style>
  <w:style w:type="character" w:styleId="CommentReference">
    <w:name w:val="annotation reference"/>
    <w:uiPriority w:val="99"/>
    <w:semiHidden/>
    <w:unhideWhenUsed/>
    <w:rsid w:val="005D6C19"/>
    <w:rPr>
      <w:sz w:val="16"/>
      <w:szCs w:val="16"/>
    </w:rPr>
  </w:style>
  <w:style w:type="paragraph" w:customStyle="1" w:styleId="Bookmark">
    <w:name w:val="Bookmark"/>
    <w:basedOn w:val="Normal"/>
    <w:link w:val="BookmarkChar"/>
    <w:qFormat/>
    <w:rsid w:val="00B25FFF"/>
    <w:pPr>
      <w:autoSpaceDE w:val="0"/>
      <w:autoSpaceDN w:val="0"/>
      <w:adjustRightInd w:val="0"/>
      <w:spacing w:after="0" w:line="240" w:lineRule="auto"/>
      <w:ind w:left="720"/>
    </w:pPr>
    <w:rPr>
      <w:rFonts w:ascii="Arial Narrow" w:hAnsi="Arial Narrow"/>
      <w:bCs/>
      <w:i/>
      <w:lang w:val="x-none" w:eastAsia="x-none"/>
    </w:rPr>
  </w:style>
  <w:style w:type="character" w:customStyle="1" w:styleId="BookmarkChar">
    <w:name w:val="Bookmark Char"/>
    <w:link w:val="Bookmark"/>
    <w:rsid w:val="00B25FFF"/>
    <w:rPr>
      <w:rFonts w:ascii="Arial Narrow" w:hAnsi="Arial Narrow"/>
      <w:bCs/>
      <w:i/>
      <w:sz w:val="22"/>
      <w:szCs w:val="22"/>
    </w:rPr>
  </w:style>
  <w:style w:type="paragraph" w:customStyle="1" w:styleId="HeadingSect">
    <w:name w:val="Heading Sect"/>
    <w:basedOn w:val="Normal"/>
    <w:link w:val="HeadingSectChar"/>
    <w:rsid w:val="00E8795D"/>
    <w:pPr>
      <w:widowControl w:val="0"/>
      <w:autoSpaceDE w:val="0"/>
      <w:autoSpaceDN w:val="0"/>
      <w:adjustRightInd w:val="0"/>
      <w:spacing w:after="0" w:line="240" w:lineRule="auto"/>
      <w:jc w:val="center"/>
    </w:pPr>
    <w:rPr>
      <w:rFonts w:ascii="Arial" w:eastAsia="Times New Roman" w:hAnsi="Arial"/>
      <w:b/>
      <w:bCs/>
      <w:sz w:val="28"/>
      <w:szCs w:val="28"/>
      <w:lang w:val="x-none" w:eastAsia="x-none"/>
    </w:rPr>
  </w:style>
  <w:style w:type="paragraph" w:customStyle="1" w:styleId="HeadingSubs">
    <w:name w:val="Heading Subs"/>
    <w:basedOn w:val="Normal"/>
    <w:rsid w:val="00E8795D"/>
    <w:pPr>
      <w:widowControl w:val="0"/>
      <w:tabs>
        <w:tab w:val="left" w:pos="0"/>
        <w:tab w:val="left" w:pos="6480"/>
        <w:tab w:val="left" w:pos="6840"/>
        <w:tab w:val="left" w:pos="7560"/>
      </w:tabs>
      <w:autoSpaceDE w:val="0"/>
      <w:autoSpaceDN w:val="0"/>
      <w:adjustRightInd w:val="0"/>
      <w:spacing w:after="0" w:line="240" w:lineRule="auto"/>
      <w:ind w:left="1080" w:right="1080"/>
      <w:jc w:val="center"/>
    </w:pPr>
    <w:rPr>
      <w:rFonts w:ascii="Arial" w:eastAsia="Times New Roman" w:hAnsi="Arial" w:cs="Arial"/>
      <w:b/>
      <w:bCs/>
      <w:sz w:val="28"/>
      <w:szCs w:val="28"/>
    </w:rPr>
  </w:style>
  <w:style w:type="character" w:customStyle="1" w:styleId="HeadingSectChar">
    <w:name w:val="Heading Sect Char"/>
    <w:link w:val="HeadingSect"/>
    <w:locked/>
    <w:rsid w:val="00E8795D"/>
    <w:rPr>
      <w:rFonts w:ascii="Arial" w:eastAsia="Times New Roman" w:hAnsi="Arial" w:cs="Arial"/>
      <w:b/>
      <w:bCs/>
      <w:sz w:val="28"/>
      <w:szCs w:val="28"/>
    </w:rPr>
  </w:style>
  <w:style w:type="paragraph" w:styleId="Revision">
    <w:name w:val="Revision"/>
    <w:hidden/>
    <w:uiPriority w:val="99"/>
    <w:semiHidden/>
    <w:rsid w:val="00AD6B09"/>
    <w:rPr>
      <w:sz w:val="22"/>
      <w:szCs w:val="22"/>
      <w:lang w:eastAsia="en-US"/>
    </w:rPr>
  </w:style>
  <w:style w:type="character" w:styleId="UnresolvedMention">
    <w:name w:val="Unresolved Mention"/>
    <w:uiPriority w:val="99"/>
    <w:semiHidden/>
    <w:unhideWhenUsed/>
    <w:rsid w:val="003E39BE"/>
    <w:rPr>
      <w:color w:val="605E5C"/>
      <w:shd w:val="clear" w:color="auto" w:fill="E1DFDD"/>
    </w:rPr>
  </w:style>
  <w:style w:type="paragraph" w:customStyle="1" w:styleId="xmsonormal">
    <w:name w:val="x_msonormal"/>
    <w:basedOn w:val="Normal"/>
    <w:rsid w:val="0094132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99358">
      <w:bodyDiv w:val="1"/>
      <w:marLeft w:val="0"/>
      <w:marRight w:val="0"/>
      <w:marTop w:val="0"/>
      <w:marBottom w:val="0"/>
      <w:divBdr>
        <w:top w:val="none" w:sz="0" w:space="0" w:color="auto"/>
        <w:left w:val="none" w:sz="0" w:space="0" w:color="auto"/>
        <w:bottom w:val="none" w:sz="0" w:space="0" w:color="auto"/>
        <w:right w:val="none" w:sz="0" w:space="0" w:color="auto"/>
      </w:divBdr>
    </w:div>
    <w:div w:id="205527395">
      <w:bodyDiv w:val="1"/>
      <w:marLeft w:val="0"/>
      <w:marRight w:val="0"/>
      <w:marTop w:val="0"/>
      <w:marBottom w:val="0"/>
      <w:divBdr>
        <w:top w:val="none" w:sz="0" w:space="0" w:color="auto"/>
        <w:left w:val="none" w:sz="0" w:space="0" w:color="auto"/>
        <w:bottom w:val="none" w:sz="0" w:space="0" w:color="auto"/>
        <w:right w:val="none" w:sz="0" w:space="0" w:color="auto"/>
      </w:divBdr>
    </w:div>
    <w:div w:id="326632424">
      <w:bodyDiv w:val="1"/>
      <w:marLeft w:val="0"/>
      <w:marRight w:val="0"/>
      <w:marTop w:val="0"/>
      <w:marBottom w:val="0"/>
      <w:divBdr>
        <w:top w:val="none" w:sz="0" w:space="0" w:color="auto"/>
        <w:left w:val="none" w:sz="0" w:space="0" w:color="auto"/>
        <w:bottom w:val="none" w:sz="0" w:space="0" w:color="auto"/>
        <w:right w:val="none" w:sz="0" w:space="0" w:color="auto"/>
      </w:divBdr>
    </w:div>
    <w:div w:id="976303124">
      <w:bodyDiv w:val="1"/>
      <w:marLeft w:val="0"/>
      <w:marRight w:val="0"/>
      <w:marTop w:val="0"/>
      <w:marBottom w:val="0"/>
      <w:divBdr>
        <w:top w:val="none" w:sz="0" w:space="0" w:color="auto"/>
        <w:left w:val="none" w:sz="0" w:space="0" w:color="auto"/>
        <w:bottom w:val="none" w:sz="0" w:space="0" w:color="auto"/>
        <w:right w:val="none" w:sz="0" w:space="0" w:color="auto"/>
      </w:divBdr>
    </w:div>
    <w:div w:id="1113669818">
      <w:bodyDiv w:val="1"/>
      <w:marLeft w:val="0"/>
      <w:marRight w:val="0"/>
      <w:marTop w:val="0"/>
      <w:marBottom w:val="0"/>
      <w:divBdr>
        <w:top w:val="none" w:sz="0" w:space="0" w:color="auto"/>
        <w:left w:val="none" w:sz="0" w:space="0" w:color="auto"/>
        <w:bottom w:val="none" w:sz="0" w:space="0" w:color="auto"/>
        <w:right w:val="none" w:sz="0" w:space="0" w:color="auto"/>
      </w:divBdr>
    </w:div>
    <w:div w:id="1161895940">
      <w:bodyDiv w:val="1"/>
      <w:marLeft w:val="0"/>
      <w:marRight w:val="0"/>
      <w:marTop w:val="0"/>
      <w:marBottom w:val="0"/>
      <w:divBdr>
        <w:top w:val="none" w:sz="0" w:space="0" w:color="auto"/>
        <w:left w:val="none" w:sz="0" w:space="0" w:color="auto"/>
        <w:bottom w:val="none" w:sz="0" w:space="0" w:color="auto"/>
        <w:right w:val="none" w:sz="0" w:space="0" w:color="auto"/>
      </w:divBdr>
    </w:div>
    <w:div w:id="1569999013">
      <w:bodyDiv w:val="1"/>
      <w:marLeft w:val="0"/>
      <w:marRight w:val="0"/>
      <w:marTop w:val="0"/>
      <w:marBottom w:val="0"/>
      <w:divBdr>
        <w:top w:val="none" w:sz="0" w:space="0" w:color="auto"/>
        <w:left w:val="none" w:sz="0" w:space="0" w:color="auto"/>
        <w:bottom w:val="none" w:sz="0" w:space="0" w:color="auto"/>
        <w:right w:val="none" w:sz="0" w:space="0" w:color="auto"/>
      </w:divBdr>
    </w:div>
    <w:div w:id="2135056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dnetdirect.com" TargetMode="External"/><Relationship Id="rId13" Type="http://schemas.openxmlformats.org/officeDocument/2006/relationships/hyperlink" Target="http://www.waynecounty.com/documents/mb/Ethics_Form_(rev__6-20-12).pdf"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www.waynecounty.com/documents/mb/Subcontractor_designation_form-final_3-12-07_(2).pdf" TargetMode="External"/><Relationship Id="rId17" Type="http://schemas.openxmlformats.org/officeDocument/2006/relationships/hyperlink" Target="https://www.waynecounty.com/departments/mb/procurement/procurement-forms.aspx" TargetMode="External"/><Relationship Id="rId2" Type="http://schemas.openxmlformats.org/officeDocument/2006/relationships/numbering" Target="numbering.xml"/><Relationship Id="rId16" Type="http://schemas.openxmlformats.org/officeDocument/2006/relationships/hyperlink" Target="https://www.waynecounty.com/departments/corpcounsel/certification-program.asp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dnetdirect.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waynecounty.com/county/businesses/vendormgmt.htm" TargetMode="External"/><Relationship Id="rId23" Type="http://schemas.microsoft.com/office/2011/relationships/people" Target="people.xml"/><Relationship Id="rId10" Type="http://schemas.openxmlformats.org/officeDocument/2006/relationships/hyperlink" Target="https://www.waynecounty.com/departments/corpcounsel/certification-program.asp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teams.microsoft.com/meet/24285325100475?p=7G76AVSL611bCNkn7l" TargetMode="External"/><Relationship Id="rId14" Type="http://schemas.openxmlformats.org/officeDocument/2006/relationships/hyperlink" Target="http://www.waynecounty.com/documents/mb/W-9_2014.pdf"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CC901-4AC5-474E-93DE-703E729AC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28</Pages>
  <Words>6772</Words>
  <Characters>38196</Characters>
  <Application>Microsoft Office Word</Application>
  <DocSecurity>0</DocSecurity>
  <Lines>944</Lines>
  <Paragraphs>457</Paragraphs>
  <ScaleCrop>false</ScaleCrop>
  <HeadingPairs>
    <vt:vector size="2" baseType="variant">
      <vt:variant>
        <vt:lpstr>Title</vt:lpstr>
      </vt:variant>
      <vt:variant>
        <vt:i4>1</vt:i4>
      </vt:variant>
    </vt:vector>
  </HeadingPairs>
  <TitlesOfParts>
    <vt:vector size="1" baseType="lpstr">
      <vt:lpstr/>
    </vt:vector>
  </TitlesOfParts>
  <Company>Wayne County</Company>
  <LinksUpToDate>false</LinksUpToDate>
  <CharactersWithSpaces>44918</CharactersWithSpaces>
  <SharedDoc>false</SharedDoc>
  <HLinks>
    <vt:vector size="354" baseType="variant">
      <vt:variant>
        <vt:i4>1114196</vt:i4>
      </vt:variant>
      <vt:variant>
        <vt:i4>321</vt:i4>
      </vt:variant>
      <vt:variant>
        <vt:i4>0</vt:i4>
      </vt:variant>
      <vt:variant>
        <vt:i4>5</vt:i4>
      </vt:variant>
      <vt:variant>
        <vt:lpwstr>https://www.waynecounty.com/departments/mb/procurement/procurement-forms.aspx</vt:lpwstr>
      </vt:variant>
      <vt:variant>
        <vt:lpwstr/>
      </vt:variant>
      <vt:variant>
        <vt:i4>3604551</vt:i4>
      </vt:variant>
      <vt:variant>
        <vt:i4>318</vt:i4>
      </vt:variant>
      <vt:variant>
        <vt:i4>0</vt:i4>
      </vt:variant>
      <vt:variant>
        <vt:i4>5</vt:i4>
      </vt:variant>
      <vt:variant>
        <vt:lpwstr/>
      </vt:variant>
      <vt:variant>
        <vt:lpwstr>_4.4_Construction_Bidder</vt:lpwstr>
      </vt:variant>
      <vt:variant>
        <vt:i4>3080293</vt:i4>
      </vt:variant>
      <vt:variant>
        <vt:i4>315</vt:i4>
      </vt:variant>
      <vt:variant>
        <vt:i4>0</vt:i4>
      </vt:variant>
      <vt:variant>
        <vt:i4>5</vt:i4>
      </vt:variant>
      <vt:variant>
        <vt:lpwstr>http://www.waynecounty.com/county/businesses/vendormgmt.htm</vt:lpwstr>
      </vt:variant>
      <vt:variant>
        <vt:lpwstr/>
      </vt:variant>
      <vt:variant>
        <vt:i4>2228277</vt:i4>
      </vt:variant>
      <vt:variant>
        <vt:i4>312</vt:i4>
      </vt:variant>
      <vt:variant>
        <vt:i4>0</vt:i4>
      </vt:variant>
      <vt:variant>
        <vt:i4>5</vt:i4>
      </vt:variant>
      <vt:variant>
        <vt:lpwstr>https://www.waynecounty.com/departments/corpcounsel/certification-program.aspx</vt:lpwstr>
      </vt:variant>
      <vt:variant>
        <vt:lpwstr/>
      </vt:variant>
      <vt:variant>
        <vt:i4>3080293</vt:i4>
      </vt:variant>
      <vt:variant>
        <vt:i4>309</vt:i4>
      </vt:variant>
      <vt:variant>
        <vt:i4>0</vt:i4>
      </vt:variant>
      <vt:variant>
        <vt:i4>5</vt:i4>
      </vt:variant>
      <vt:variant>
        <vt:lpwstr>http://www.waynecounty.com/county/businesses/vendormgmt.htm</vt:lpwstr>
      </vt:variant>
      <vt:variant>
        <vt:lpwstr/>
      </vt:variant>
      <vt:variant>
        <vt:i4>6488082</vt:i4>
      </vt:variant>
      <vt:variant>
        <vt:i4>306</vt:i4>
      </vt:variant>
      <vt:variant>
        <vt:i4>0</vt:i4>
      </vt:variant>
      <vt:variant>
        <vt:i4>5</vt:i4>
      </vt:variant>
      <vt:variant>
        <vt:lpwstr>http://www.waynecounty.com/documents/mb/W-9_2014.pdf</vt:lpwstr>
      </vt:variant>
      <vt:variant>
        <vt:lpwstr/>
      </vt:variant>
      <vt:variant>
        <vt:i4>7209061</vt:i4>
      </vt:variant>
      <vt:variant>
        <vt:i4>303</vt:i4>
      </vt:variant>
      <vt:variant>
        <vt:i4>0</vt:i4>
      </vt:variant>
      <vt:variant>
        <vt:i4>5</vt:i4>
      </vt:variant>
      <vt:variant>
        <vt:lpwstr>http://www.waynecounty.com/documents/mb/Ethics_Form_(rev__6-20-12).pdf</vt:lpwstr>
      </vt:variant>
      <vt:variant>
        <vt:lpwstr/>
      </vt:variant>
      <vt:variant>
        <vt:i4>1376264</vt:i4>
      </vt:variant>
      <vt:variant>
        <vt:i4>300</vt:i4>
      </vt:variant>
      <vt:variant>
        <vt:i4>0</vt:i4>
      </vt:variant>
      <vt:variant>
        <vt:i4>5</vt:i4>
      </vt:variant>
      <vt:variant>
        <vt:lpwstr>http://www.waynecounty.com/documents/mb/Subcontractor_designation_form-final_3-12-07_(2).pdf</vt:lpwstr>
      </vt:variant>
      <vt:variant>
        <vt:lpwstr/>
      </vt:variant>
      <vt:variant>
        <vt:i4>5046295</vt:i4>
      </vt:variant>
      <vt:variant>
        <vt:i4>297</vt:i4>
      </vt:variant>
      <vt:variant>
        <vt:i4>0</vt:i4>
      </vt:variant>
      <vt:variant>
        <vt:i4>5</vt:i4>
      </vt:variant>
      <vt:variant>
        <vt:lpwstr>https://www.bidnetdirect.com/</vt:lpwstr>
      </vt:variant>
      <vt:variant>
        <vt:lpwstr/>
      </vt:variant>
      <vt:variant>
        <vt:i4>2228277</vt:i4>
      </vt:variant>
      <vt:variant>
        <vt:i4>294</vt:i4>
      </vt:variant>
      <vt:variant>
        <vt:i4>0</vt:i4>
      </vt:variant>
      <vt:variant>
        <vt:i4>5</vt:i4>
      </vt:variant>
      <vt:variant>
        <vt:lpwstr>https://www.waynecounty.com/departments/corpcounsel/certification-program.aspx</vt:lpwstr>
      </vt:variant>
      <vt:variant>
        <vt:lpwstr/>
      </vt:variant>
      <vt:variant>
        <vt:i4>2555909</vt:i4>
      </vt:variant>
      <vt:variant>
        <vt:i4>287</vt:i4>
      </vt:variant>
      <vt:variant>
        <vt:i4>0</vt:i4>
      </vt:variant>
      <vt:variant>
        <vt:i4>5</vt:i4>
      </vt:variant>
      <vt:variant>
        <vt:lpwstr/>
      </vt:variant>
      <vt:variant>
        <vt:lpwstr>_Toc276710</vt:lpwstr>
      </vt:variant>
      <vt:variant>
        <vt:i4>3014660</vt:i4>
      </vt:variant>
      <vt:variant>
        <vt:i4>281</vt:i4>
      </vt:variant>
      <vt:variant>
        <vt:i4>0</vt:i4>
      </vt:variant>
      <vt:variant>
        <vt:i4>5</vt:i4>
      </vt:variant>
      <vt:variant>
        <vt:lpwstr/>
      </vt:variant>
      <vt:variant>
        <vt:lpwstr>_Toc276709</vt:lpwstr>
      </vt:variant>
      <vt:variant>
        <vt:i4>3080196</vt:i4>
      </vt:variant>
      <vt:variant>
        <vt:i4>275</vt:i4>
      </vt:variant>
      <vt:variant>
        <vt:i4>0</vt:i4>
      </vt:variant>
      <vt:variant>
        <vt:i4>5</vt:i4>
      </vt:variant>
      <vt:variant>
        <vt:lpwstr/>
      </vt:variant>
      <vt:variant>
        <vt:lpwstr>_Toc276708</vt:lpwstr>
      </vt:variant>
      <vt:variant>
        <vt:i4>2097156</vt:i4>
      </vt:variant>
      <vt:variant>
        <vt:i4>269</vt:i4>
      </vt:variant>
      <vt:variant>
        <vt:i4>0</vt:i4>
      </vt:variant>
      <vt:variant>
        <vt:i4>5</vt:i4>
      </vt:variant>
      <vt:variant>
        <vt:lpwstr/>
      </vt:variant>
      <vt:variant>
        <vt:lpwstr>_Toc276707</vt:lpwstr>
      </vt:variant>
      <vt:variant>
        <vt:i4>2162692</vt:i4>
      </vt:variant>
      <vt:variant>
        <vt:i4>263</vt:i4>
      </vt:variant>
      <vt:variant>
        <vt:i4>0</vt:i4>
      </vt:variant>
      <vt:variant>
        <vt:i4>5</vt:i4>
      </vt:variant>
      <vt:variant>
        <vt:lpwstr/>
      </vt:variant>
      <vt:variant>
        <vt:lpwstr>_Toc276706</vt:lpwstr>
      </vt:variant>
      <vt:variant>
        <vt:i4>2228228</vt:i4>
      </vt:variant>
      <vt:variant>
        <vt:i4>257</vt:i4>
      </vt:variant>
      <vt:variant>
        <vt:i4>0</vt:i4>
      </vt:variant>
      <vt:variant>
        <vt:i4>5</vt:i4>
      </vt:variant>
      <vt:variant>
        <vt:lpwstr/>
      </vt:variant>
      <vt:variant>
        <vt:lpwstr>_Toc276705</vt:lpwstr>
      </vt:variant>
      <vt:variant>
        <vt:i4>2293764</vt:i4>
      </vt:variant>
      <vt:variant>
        <vt:i4>251</vt:i4>
      </vt:variant>
      <vt:variant>
        <vt:i4>0</vt:i4>
      </vt:variant>
      <vt:variant>
        <vt:i4>5</vt:i4>
      </vt:variant>
      <vt:variant>
        <vt:lpwstr/>
      </vt:variant>
      <vt:variant>
        <vt:lpwstr>_Toc276704</vt:lpwstr>
      </vt:variant>
      <vt:variant>
        <vt:i4>2359300</vt:i4>
      </vt:variant>
      <vt:variant>
        <vt:i4>245</vt:i4>
      </vt:variant>
      <vt:variant>
        <vt:i4>0</vt:i4>
      </vt:variant>
      <vt:variant>
        <vt:i4>5</vt:i4>
      </vt:variant>
      <vt:variant>
        <vt:lpwstr/>
      </vt:variant>
      <vt:variant>
        <vt:lpwstr>_Toc276703</vt:lpwstr>
      </vt:variant>
      <vt:variant>
        <vt:i4>2424836</vt:i4>
      </vt:variant>
      <vt:variant>
        <vt:i4>239</vt:i4>
      </vt:variant>
      <vt:variant>
        <vt:i4>0</vt:i4>
      </vt:variant>
      <vt:variant>
        <vt:i4>5</vt:i4>
      </vt:variant>
      <vt:variant>
        <vt:lpwstr/>
      </vt:variant>
      <vt:variant>
        <vt:lpwstr>_Toc276702</vt:lpwstr>
      </vt:variant>
      <vt:variant>
        <vt:i4>2490372</vt:i4>
      </vt:variant>
      <vt:variant>
        <vt:i4>233</vt:i4>
      </vt:variant>
      <vt:variant>
        <vt:i4>0</vt:i4>
      </vt:variant>
      <vt:variant>
        <vt:i4>5</vt:i4>
      </vt:variant>
      <vt:variant>
        <vt:lpwstr/>
      </vt:variant>
      <vt:variant>
        <vt:lpwstr>_Toc276701</vt:lpwstr>
      </vt:variant>
      <vt:variant>
        <vt:i4>2555908</vt:i4>
      </vt:variant>
      <vt:variant>
        <vt:i4>227</vt:i4>
      </vt:variant>
      <vt:variant>
        <vt:i4>0</vt:i4>
      </vt:variant>
      <vt:variant>
        <vt:i4>5</vt:i4>
      </vt:variant>
      <vt:variant>
        <vt:lpwstr/>
      </vt:variant>
      <vt:variant>
        <vt:lpwstr>_Toc276700</vt:lpwstr>
      </vt:variant>
      <vt:variant>
        <vt:i4>3080205</vt:i4>
      </vt:variant>
      <vt:variant>
        <vt:i4>221</vt:i4>
      </vt:variant>
      <vt:variant>
        <vt:i4>0</vt:i4>
      </vt:variant>
      <vt:variant>
        <vt:i4>5</vt:i4>
      </vt:variant>
      <vt:variant>
        <vt:lpwstr/>
      </vt:variant>
      <vt:variant>
        <vt:lpwstr>_Toc276699</vt:lpwstr>
      </vt:variant>
      <vt:variant>
        <vt:i4>3014669</vt:i4>
      </vt:variant>
      <vt:variant>
        <vt:i4>215</vt:i4>
      </vt:variant>
      <vt:variant>
        <vt:i4>0</vt:i4>
      </vt:variant>
      <vt:variant>
        <vt:i4>5</vt:i4>
      </vt:variant>
      <vt:variant>
        <vt:lpwstr/>
      </vt:variant>
      <vt:variant>
        <vt:lpwstr>_Toc276698</vt:lpwstr>
      </vt:variant>
      <vt:variant>
        <vt:i4>2162701</vt:i4>
      </vt:variant>
      <vt:variant>
        <vt:i4>209</vt:i4>
      </vt:variant>
      <vt:variant>
        <vt:i4>0</vt:i4>
      </vt:variant>
      <vt:variant>
        <vt:i4>5</vt:i4>
      </vt:variant>
      <vt:variant>
        <vt:lpwstr/>
      </vt:variant>
      <vt:variant>
        <vt:lpwstr>_Toc276697</vt:lpwstr>
      </vt:variant>
      <vt:variant>
        <vt:i4>2097165</vt:i4>
      </vt:variant>
      <vt:variant>
        <vt:i4>203</vt:i4>
      </vt:variant>
      <vt:variant>
        <vt:i4>0</vt:i4>
      </vt:variant>
      <vt:variant>
        <vt:i4>5</vt:i4>
      </vt:variant>
      <vt:variant>
        <vt:lpwstr/>
      </vt:variant>
      <vt:variant>
        <vt:lpwstr>_Toc276696</vt:lpwstr>
      </vt:variant>
      <vt:variant>
        <vt:i4>2293773</vt:i4>
      </vt:variant>
      <vt:variant>
        <vt:i4>197</vt:i4>
      </vt:variant>
      <vt:variant>
        <vt:i4>0</vt:i4>
      </vt:variant>
      <vt:variant>
        <vt:i4>5</vt:i4>
      </vt:variant>
      <vt:variant>
        <vt:lpwstr/>
      </vt:variant>
      <vt:variant>
        <vt:lpwstr>_Toc276695</vt:lpwstr>
      </vt:variant>
      <vt:variant>
        <vt:i4>2228237</vt:i4>
      </vt:variant>
      <vt:variant>
        <vt:i4>191</vt:i4>
      </vt:variant>
      <vt:variant>
        <vt:i4>0</vt:i4>
      </vt:variant>
      <vt:variant>
        <vt:i4>5</vt:i4>
      </vt:variant>
      <vt:variant>
        <vt:lpwstr/>
      </vt:variant>
      <vt:variant>
        <vt:lpwstr>_Toc276694</vt:lpwstr>
      </vt:variant>
      <vt:variant>
        <vt:i4>2424845</vt:i4>
      </vt:variant>
      <vt:variant>
        <vt:i4>185</vt:i4>
      </vt:variant>
      <vt:variant>
        <vt:i4>0</vt:i4>
      </vt:variant>
      <vt:variant>
        <vt:i4>5</vt:i4>
      </vt:variant>
      <vt:variant>
        <vt:lpwstr/>
      </vt:variant>
      <vt:variant>
        <vt:lpwstr>_Toc276693</vt:lpwstr>
      </vt:variant>
      <vt:variant>
        <vt:i4>2359309</vt:i4>
      </vt:variant>
      <vt:variant>
        <vt:i4>179</vt:i4>
      </vt:variant>
      <vt:variant>
        <vt:i4>0</vt:i4>
      </vt:variant>
      <vt:variant>
        <vt:i4>5</vt:i4>
      </vt:variant>
      <vt:variant>
        <vt:lpwstr/>
      </vt:variant>
      <vt:variant>
        <vt:lpwstr>_Toc276692</vt:lpwstr>
      </vt:variant>
      <vt:variant>
        <vt:i4>2555917</vt:i4>
      </vt:variant>
      <vt:variant>
        <vt:i4>173</vt:i4>
      </vt:variant>
      <vt:variant>
        <vt:i4>0</vt:i4>
      </vt:variant>
      <vt:variant>
        <vt:i4>5</vt:i4>
      </vt:variant>
      <vt:variant>
        <vt:lpwstr/>
      </vt:variant>
      <vt:variant>
        <vt:lpwstr>_Toc276691</vt:lpwstr>
      </vt:variant>
      <vt:variant>
        <vt:i4>2490381</vt:i4>
      </vt:variant>
      <vt:variant>
        <vt:i4>167</vt:i4>
      </vt:variant>
      <vt:variant>
        <vt:i4>0</vt:i4>
      </vt:variant>
      <vt:variant>
        <vt:i4>5</vt:i4>
      </vt:variant>
      <vt:variant>
        <vt:lpwstr/>
      </vt:variant>
      <vt:variant>
        <vt:lpwstr>_Toc276690</vt:lpwstr>
      </vt:variant>
      <vt:variant>
        <vt:i4>3080204</vt:i4>
      </vt:variant>
      <vt:variant>
        <vt:i4>161</vt:i4>
      </vt:variant>
      <vt:variant>
        <vt:i4>0</vt:i4>
      </vt:variant>
      <vt:variant>
        <vt:i4>5</vt:i4>
      </vt:variant>
      <vt:variant>
        <vt:lpwstr/>
      </vt:variant>
      <vt:variant>
        <vt:lpwstr>_Toc276689</vt:lpwstr>
      </vt:variant>
      <vt:variant>
        <vt:i4>3014668</vt:i4>
      </vt:variant>
      <vt:variant>
        <vt:i4>155</vt:i4>
      </vt:variant>
      <vt:variant>
        <vt:i4>0</vt:i4>
      </vt:variant>
      <vt:variant>
        <vt:i4>5</vt:i4>
      </vt:variant>
      <vt:variant>
        <vt:lpwstr/>
      </vt:variant>
      <vt:variant>
        <vt:lpwstr>_Toc276688</vt:lpwstr>
      </vt:variant>
      <vt:variant>
        <vt:i4>2162700</vt:i4>
      </vt:variant>
      <vt:variant>
        <vt:i4>149</vt:i4>
      </vt:variant>
      <vt:variant>
        <vt:i4>0</vt:i4>
      </vt:variant>
      <vt:variant>
        <vt:i4>5</vt:i4>
      </vt:variant>
      <vt:variant>
        <vt:lpwstr/>
      </vt:variant>
      <vt:variant>
        <vt:lpwstr>_Toc276687</vt:lpwstr>
      </vt:variant>
      <vt:variant>
        <vt:i4>2097164</vt:i4>
      </vt:variant>
      <vt:variant>
        <vt:i4>143</vt:i4>
      </vt:variant>
      <vt:variant>
        <vt:i4>0</vt:i4>
      </vt:variant>
      <vt:variant>
        <vt:i4>5</vt:i4>
      </vt:variant>
      <vt:variant>
        <vt:lpwstr/>
      </vt:variant>
      <vt:variant>
        <vt:lpwstr>_Toc276686</vt:lpwstr>
      </vt:variant>
      <vt:variant>
        <vt:i4>2293772</vt:i4>
      </vt:variant>
      <vt:variant>
        <vt:i4>137</vt:i4>
      </vt:variant>
      <vt:variant>
        <vt:i4>0</vt:i4>
      </vt:variant>
      <vt:variant>
        <vt:i4>5</vt:i4>
      </vt:variant>
      <vt:variant>
        <vt:lpwstr/>
      </vt:variant>
      <vt:variant>
        <vt:lpwstr>_Toc276685</vt:lpwstr>
      </vt:variant>
      <vt:variant>
        <vt:i4>2228236</vt:i4>
      </vt:variant>
      <vt:variant>
        <vt:i4>131</vt:i4>
      </vt:variant>
      <vt:variant>
        <vt:i4>0</vt:i4>
      </vt:variant>
      <vt:variant>
        <vt:i4>5</vt:i4>
      </vt:variant>
      <vt:variant>
        <vt:lpwstr/>
      </vt:variant>
      <vt:variant>
        <vt:lpwstr>_Toc276684</vt:lpwstr>
      </vt:variant>
      <vt:variant>
        <vt:i4>2424844</vt:i4>
      </vt:variant>
      <vt:variant>
        <vt:i4>125</vt:i4>
      </vt:variant>
      <vt:variant>
        <vt:i4>0</vt:i4>
      </vt:variant>
      <vt:variant>
        <vt:i4>5</vt:i4>
      </vt:variant>
      <vt:variant>
        <vt:lpwstr/>
      </vt:variant>
      <vt:variant>
        <vt:lpwstr>_Toc276683</vt:lpwstr>
      </vt:variant>
      <vt:variant>
        <vt:i4>2359308</vt:i4>
      </vt:variant>
      <vt:variant>
        <vt:i4>119</vt:i4>
      </vt:variant>
      <vt:variant>
        <vt:i4>0</vt:i4>
      </vt:variant>
      <vt:variant>
        <vt:i4>5</vt:i4>
      </vt:variant>
      <vt:variant>
        <vt:lpwstr/>
      </vt:variant>
      <vt:variant>
        <vt:lpwstr>_Toc276682</vt:lpwstr>
      </vt:variant>
      <vt:variant>
        <vt:i4>2555916</vt:i4>
      </vt:variant>
      <vt:variant>
        <vt:i4>113</vt:i4>
      </vt:variant>
      <vt:variant>
        <vt:i4>0</vt:i4>
      </vt:variant>
      <vt:variant>
        <vt:i4>5</vt:i4>
      </vt:variant>
      <vt:variant>
        <vt:lpwstr/>
      </vt:variant>
      <vt:variant>
        <vt:lpwstr>_Toc276681</vt:lpwstr>
      </vt:variant>
      <vt:variant>
        <vt:i4>2490380</vt:i4>
      </vt:variant>
      <vt:variant>
        <vt:i4>107</vt:i4>
      </vt:variant>
      <vt:variant>
        <vt:i4>0</vt:i4>
      </vt:variant>
      <vt:variant>
        <vt:i4>5</vt:i4>
      </vt:variant>
      <vt:variant>
        <vt:lpwstr/>
      </vt:variant>
      <vt:variant>
        <vt:lpwstr>_Toc276680</vt:lpwstr>
      </vt:variant>
      <vt:variant>
        <vt:i4>3080195</vt:i4>
      </vt:variant>
      <vt:variant>
        <vt:i4>101</vt:i4>
      </vt:variant>
      <vt:variant>
        <vt:i4>0</vt:i4>
      </vt:variant>
      <vt:variant>
        <vt:i4>5</vt:i4>
      </vt:variant>
      <vt:variant>
        <vt:lpwstr/>
      </vt:variant>
      <vt:variant>
        <vt:lpwstr>_Toc276679</vt:lpwstr>
      </vt:variant>
      <vt:variant>
        <vt:i4>3014659</vt:i4>
      </vt:variant>
      <vt:variant>
        <vt:i4>95</vt:i4>
      </vt:variant>
      <vt:variant>
        <vt:i4>0</vt:i4>
      </vt:variant>
      <vt:variant>
        <vt:i4>5</vt:i4>
      </vt:variant>
      <vt:variant>
        <vt:lpwstr/>
      </vt:variant>
      <vt:variant>
        <vt:lpwstr>_Toc276678</vt:lpwstr>
      </vt:variant>
      <vt:variant>
        <vt:i4>2162691</vt:i4>
      </vt:variant>
      <vt:variant>
        <vt:i4>89</vt:i4>
      </vt:variant>
      <vt:variant>
        <vt:i4>0</vt:i4>
      </vt:variant>
      <vt:variant>
        <vt:i4>5</vt:i4>
      </vt:variant>
      <vt:variant>
        <vt:lpwstr/>
      </vt:variant>
      <vt:variant>
        <vt:lpwstr>_Toc276677</vt:lpwstr>
      </vt:variant>
      <vt:variant>
        <vt:i4>2097155</vt:i4>
      </vt:variant>
      <vt:variant>
        <vt:i4>83</vt:i4>
      </vt:variant>
      <vt:variant>
        <vt:i4>0</vt:i4>
      </vt:variant>
      <vt:variant>
        <vt:i4>5</vt:i4>
      </vt:variant>
      <vt:variant>
        <vt:lpwstr/>
      </vt:variant>
      <vt:variant>
        <vt:lpwstr>_Toc276676</vt:lpwstr>
      </vt:variant>
      <vt:variant>
        <vt:i4>2293763</vt:i4>
      </vt:variant>
      <vt:variant>
        <vt:i4>77</vt:i4>
      </vt:variant>
      <vt:variant>
        <vt:i4>0</vt:i4>
      </vt:variant>
      <vt:variant>
        <vt:i4>5</vt:i4>
      </vt:variant>
      <vt:variant>
        <vt:lpwstr/>
      </vt:variant>
      <vt:variant>
        <vt:lpwstr>_Toc276675</vt:lpwstr>
      </vt:variant>
      <vt:variant>
        <vt:i4>2228227</vt:i4>
      </vt:variant>
      <vt:variant>
        <vt:i4>71</vt:i4>
      </vt:variant>
      <vt:variant>
        <vt:i4>0</vt:i4>
      </vt:variant>
      <vt:variant>
        <vt:i4>5</vt:i4>
      </vt:variant>
      <vt:variant>
        <vt:lpwstr/>
      </vt:variant>
      <vt:variant>
        <vt:lpwstr>_Toc276674</vt:lpwstr>
      </vt:variant>
      <vt:variant>
        <vt:i4>2424835</vt:i4>
      </vt:variant>
      <vt:variant>
        <vt:i4>65</vt:i4>
      </vt:variant>
      <vt:variant>
        <vt:i4>0</vt:i4>
      </vt:variant>
      <vt:variant>
        <vt:i4>5</vt:i4>
      </vt:variant>
      <vt:variant>
        <vt:lpwstr/>
      </vt:variant>
      <vt:variant>
        <vt:lpwstr>_Toc276673</vt:lpwstr>
      </vt:variant>
      <vt:variant>
        <vt:i4>2359299</vt:i4>
      </vt:variant>
      <vt:variant>
        <vt:i4>59</vt:i4>
      </vt:variant>
      <vt:variant>
        <vt:i4>0</vt:i4>
      </vt:variant>
      <vt:variant>
        <vt:i4>5</vt:i4>
      </vt:variant>
      <vt:variant>
        <vt:lpwstr/>
      </vt:variant>
      <vt:variant>
        <vt:lpwstr>_Toc276672</vt:lpwstr>
      </vt:variant>
      <vt:variant>
        <vt:i4>2555907</vt:i4>
      </vt:variant>
      <vt:variant>
        <vt:i4>53</vt:i4>
      </vt:variant>
      <vt:variant>
        <vt:i4>0</vt:i4>
      </vt:variant>
      <vt:variant>
        <vt:i4>5</vt:i4>
      </vt:variant>
      <vt:variant>
        <vt:lpwstr/>
      </vt:variant>
      <vt:variant>
        <vt:lpwstr>_Toc276671</vt:lpwstr>
      </vt:variant>
      <vt:variant>
        <vt:i4>2490371</vt:i4>
      </vt:variant>
      <vt:variant>
        <vt:i4>47</vt:i4>
      </vt:variant>
      <vt:variant>
        <vt:i4>0</vt:i4>
      </vt:variant>
      <vt:variant>
        <vt:i4>5</vt:i4>
      </vt:variant>
      <vt:variant>
        <vt:lpwstr/>
      </vt:variant>
      <vt:variant>
        <vt:lpwstr>_Toc276670</vt:lpwstr>
      </vt:variant>
      <vt:variant>
        <vt:i4>3080194</vt:i4>
      </vt:variant>
      <vt:variant>
        <vt:i4>41</vt:i4>
      </vt:variant>
      <vt:variant>
        <vt:i4>0</vt:i4>
      </vt:variant>
      <vt:variant>
        <vt:i4>5</vt:i4>
      </vt:variant>
      <vt:variant>
        <vt:lpwstr/>
      </vt:variant>
      <vt:variant>
        <vt:lpwstr>_Toc276669</vt:lpwstr>
      </vt:variant>
      <vt:variant>
        <vt:i4>3014658</vt:i4>
      </vt:variant>
      <vt:variant>
        <vt:i4>35</vt:i4>
      </vt:variant>
      <vt:variant>
        <vt:i4>0</vt:i4>
      </vt:variant>
      <vt:variant>
        <vt:i4>5</vt:i4>
      </vt:variant>
      <vt:variant>
        <vt:lpwstr/>
      </vt:variant>
      <vt:variant>
        <vt:lpwstr>_Toc276668</vt:lpwstr>
      </vt:variant>
      <vt:variant>
        <vt:i4>2162690</vt:i4>
      </vt:variant>
      <vt:variant>
        <vt:i4>29</vt:i4>
      </vt:variant>
      <vt:variant>
        <vt:i4>0</vt:i4>
      </vt:variant>
      <vt:variant>
        <vt:i4>5</vt:i4>
      </vt:variant>
      <vt:variant>
        <vt:lpwstr/>
      </vt:variant>
      <vt:variant>
        <vt:lpwstr>_Toc276667</vt:lpwstr>
      </vt:variant>
      <vt:variant>
        <vt:i4>2097154</vt:i4>
      </vt:variant>
      <vt:variant>
        <vt:i4>23</vt:i4>
      </vt:variant>
      <vt:variant>
        <vt:i4>0</vt:i4>
      </vt:variant>
      <vt:variant>
        <vt:i4>5</vt:i4>
      </vt:variant>
      <vt:variant>
        <vt:lpwstr/>
      </vt:variant>
      <vt:variant>
        <vt:lpwstr>_Toc276666</vt:lpwstr>
      </vt:variant>
      <vt:variant>
        <vt:i4>2293762</vt:i4>
      </vt:variant>
      <vt:variant>
        <vt:i4>17</vt:i4>
      </vt:variant>
      <vt:variant>
        <vt:i4>0</vt:i4>
      </vt:variant>
      <vt:variant>
        <vt:i4>5</vt:i4>
      </vt:variant>
      <vt:variant>
        <vt:lpwstr/>
      </vt:variant>
      <vt:variant>
        <vt:lpwstr>_Toc276665</vt:lpwstr>
      </vt:variant>
      <vt:variant>
        <vt:i4>2228226</vt:i4>
      </vt:variant>
      <vt:variant>
        <vt:i4>11</vt:i4>
      </vt:variant>
      <vt:variant>
        <vt:i4>0</vt:i4>
      </vt:variant>
      <vt:variant>
        <vt:i4>5</vt:i4>
      </vt:variant>
      <vt:variant>
        <vt:lpwstr/>
      </vt:variant>
      <vt:variant>
        <vt:lpwstr>_Toc276664</vt:lpwstr>
      </vt:variant>
      <vt:variant>
        <vt:i4>2424834</vt:i4>
      </vt:variant>
      <vt:variant>
        <vt:i4>5</vt:i4>
      </vt:variant>
      <vt:variant>
        <vt:i4>0</vt:i4>
      </vt:variant>
      <vt:variant>
        <vt:i4>5</vt:i4>
      </vt:variant>
      <vt:variant>
        <vt:lpwstr/>
      </vt:variant>
      <vt:variant>
        <vt:lpwstr>_Toc276663</vt:lpwstr>
      </vt:variant>
      <vt:variant>
        <vt:i4>5046295</vt:i4>
      </vt:variant>
      <vt:variant>
        <vt:i4>0</vt:i4>
      </vt:variant>
      <vt:variant>
        <vt:i4>0</vt:i4>
      </vt:variant>
      <vt:variant>
        <vt:i4>5</vt:i4>
      </vt:variant>
      <vt:variant>
        <vt:lpwstr>https://www.bidnetdirect.com/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Carlson</dc:creator>
  <cp:keywords/>
  <cp:lastModifiedBy>Jeremy Lyon</cp:lastModifiedBy>
  <cp:revision>12</cp:revision>
  <cp:lastPrinted>2022-11-21T17:58:00Z</cp:lastPrinted>
  <dcterms:created xsi:type="dcterms:W3CDTF">2026-01-28T16:25:00Z</dcterms:created>
  <dcterms:modified xsi:type="dcterms:W3CDTF">2026-02-04T17:40:00Z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f9991d86-62bb-452b-adfe-f7b62000f37a</vt:lpwstr>
  </property>
</Properties>
</file>